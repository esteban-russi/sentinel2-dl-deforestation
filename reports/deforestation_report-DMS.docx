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97CE58" w14:textId="77777777" w:rsidR="00B04EE2" w:rsidRDefault="00B04EE2" w:rsidP="00B04EE2">
      <w:pPr>
        <w:spacing w:line="360" w:lineRule="auto"/>
        <w:jc w:val="center"/>
        <w:rPr>
          <w:rFonts w:ascii="Times New Roman" w:hAnsi="Times New Roman" w:cs="Times New Roman"/>
          <w:sz w:val="24"/>
          <w:szCs w:val="24"/>
          <w:lang w:val="en-GB"/>
        </w:rPr>
      </w:pPr>
    </w:p>
    <w:p w14:paraId="3BF5FD1B" w14:textId="77777777" w:rsidR="00B04EE2" w:rsidRDefault="00B04EE2" w:rsidP="00B04EE2">
      <w:pPr>
        <w:spacing w:line="360" w:lineRule="auto"/>
        <w:jc w:val="center"/>
        <w:rPr>
          <w:rFonts w:ascii="Times New Roman" w:hAnsi="Times New Roman" w:cs="Times New Roman"/>
          <w:sz w:val="24"/>
          <w:szCs w:val="24"/>
          <w:lang w:val="en-GB"/>
        </w:rPr>
      </w:pPr>
    </w:p>
    <w:p w14:paraId="63537D92" w14:textId="77777777" w:rsidR="00B04EE2" w:rsidRDefault="00B04EE2" w:rsidP="00B04EE2">
      <w:pPr>
        <w:spacing w:line="360" w:lineRule="auto"/>
        <w:jc w:val="center"/>
        <w:rPr>
          <w:rFonts w:ascii="Times New Roman" w:hAnsi="Times New Roman" w:cs="Times New Roman"/>
          <w:sz w:val="24"/>
          <w:szCs w:val="24"/>
          <w:lang w:val="en-GB"/>
        </w:rPr>
      </w:pPr>
    </w:p>
    <w:p w14:paraId="5D11E65F" w14:textId="77777777" w:rsidR="00B04EE2" w:rsidRDefault="00B04EE2" w:rsidP="00B04EE2">
      <w:pPr>
        <w:spacing w:line="360" w:lineRule="auto"/>
        <w:jc w:val="center"/>
        <w:rPr>
          <w:rFonts w:ascii="Times New Roman" w:hAnsi="Times New Roman" w:cs="Times New Roman"/>
          <w:sz w:val="24"/>
          <w:szCs w:val="24"/>
          <w:lang w:val="en-GB"/>
        </w:rPr>
      </w:pPr>
    </w:p>
    <w:p w14:paraId="5DE598CC" w14:textId="77777777" w:rsidR="00B04EE2" w:rsidRPr="00B04EE2" w:rsidRDefault="00B04EE2" w:rsidP="00B04EE2">
      <w:pPr>
        <w:spacing w:line="360" w:lineRule="auto"/>
        <w:jc w:val="center"/>
        <w:rPr>
          <w:rFonts w:ascii="Times New Roman" w:hAnsi="Times New Roman" w:cs="Times New Roman"/>
          <w:sz w:val="32"/>
          <w:szCs w:val="32"/>
          <w:lang w:val="en-GB"/>
        </w:rPr>
      </w:pPr>
    </w:p>
    <w:p w14:paraId="066267C3" w14:textId="1CA7F37C" w:rsidR="00B04EE2" w:rsidRPr="00B04EE2" w:rsidRDefault="00B04EE2" w:rsidP="00B04EE2">
      <w:pPr>
        <w:spacing w:line="360" w:lineRule="auto"/>
        <w:jc w:val="center"/>
        <w:rPr>
          <w:rFonts w:ascii="Times New Roman" w:hAnsi="Times New Roman" w:cs="Times New Roman"/>
          <w:sz w:val="32"/>
          <w:szCs w:val="32"/>
          <w:lang w:val="en-GB"/>
        </w:rPr>
      </w:pPr>
      <w:r w:rsidRPr="00B04EE2">
        <w:rPr>
          <w:rFonts w:ascii="Times New Roman" w:hAnsi="Times New Roman" w:cs="Times New Roman"/>
          <w:sz w:val="32"/>
          <w:szCs w:val="32"/>
          <w:lang w:val="en-GB"/>
        </w:rPr>
        <w:t>Deforestation Monitoring in the Colombian Amazon:</w:t>
      </w:r>
      <w:r w:rsidRPr="00B04EE2">
        <w:rPr>
          <w:rFonts w:ascii="Times New Roman" w:hAnsi="Times New Roman" w:cs="Times New Roman"/>
          <w:sz w:val="32"/>
          <w:szCs w:val="32"/>
          <w:lang w:val="en-GB"/>
        </w:rPr>
        <w:br/>
      </w:r>
      <w:r w:rsidRPr="00B04EE2">
        <w:rPr>
          <w:rFonts w:ascii="Times New Roman" w:hAnsi="Times New Roman" w:cs="Times New Roman"/>
          <w:sz w:val="32"/>
          <w:szCs w:val="32"/>
          <w:lang w:val="en-GB"/>
        </w:rPr>
        <w:t>Semantic Segmentation and Change Detection with Deep Learning and Sentinel-2.</w:t>
      </w:r>
    </w:p>
    <w:p w14:paraId="0D69FE72" w14:textId="77777777" w:rsidR="00B04EE2" w:rsidRDefault="00B04EE2" w:rsidP="00B04EE2">
      <w:pPr>
        <w:spacing w:line="360" w:lineRule="auto"/>
        <w:jc w:val="center"/>
        <w:rPr>
          <w:rFonts w:ascii="Times New Roman" w:hAnsi="Times New Roman" w:cs="Times New Roman"/>
          <w:sz w:val="24"/>
          <w:szCs w:val="24"/>
          <w:lang w:val="en-GB"/>
        </w:rPr>
      </w:pPr>
    </w:p>
    <w:p w14:paraId="29724964" w14:textId="77777777" w:rsidR="00B04EE2" w:rsidRDefault="00B04EE2" w:rsidP="00B04EE2">
      <w:pPr>
        <w:spacing w:line="360" w:lineRule="auto"/>
        <w:jc w:val="center"/>
        <w:rPr>
          <w:rFonts w:ascii="Times New Roman" w:hAnsi="Times New Roman" w:cs="Times New Roman"/>
          <w:sz w:val="24"/>
          <w:szCs w:val="24"/>
          <w:lang w:val="en-GB"/>
        </w:rPr>
      </w:pPr>
    </w:p>
    <w:p w14:paraId="77973229" w14:textId="77777777" w:rsidR="00B04EE2" w:rsidRPr="00B04EE2" w:rsidRDefault="00B04EE2" w:rsidP="00B04EE2">
      <w:pPr>
        <w:spacing w:line="360" w:lineRule="auto"/>
        <w:jc w:val="center"/>
        <w:rPr>
          <w:rFonts w:ascii="Times New Roman" w:hAnsi="Times New Roman" w:cs="Times New Roman"/>
          <w:sz w:val="24"/>
          <w:szCs w:val="24"/>
          <w:lang w:val="en-GB"/>
        </w:rPr>
      </w:pPr>
    </w:p>
    <w:p w14:paraId="35DFF0F9" w14:textId="6B2C4F81" w:rsidR="00B04EE2" w:rsidRPr="00B04EE2" w:rsidRDefault="00B04EE2" w:rsidP="00B04EE2">
      <w:pPr>
        <w:spacing w:line="360" w:lineRule="auto"/>
        <w:jc w:val="center"/>
        <w:rPr>
          <w:rFonts w:ascii="Times New Roman" w:hAnsi="Times New Roman" w:cs="Times New Roman"/>
          <w:sz w:val="24"/>
          <w:szCs w:val="24"/>
          <w:lang w:val="en-GB"/>
        </w:rPr>
      </w:pPr>
      <w:proofErr w:type="gramStart"/>
      <w:r w:rsidRPr="00B04EE2">
        <w:rPr>
          <w:rFonts w:ascii="Times New Roman" w:hAnsi="Times New Roman" w:cs="Times New Roman"/>
          <w:sz w:val="24"/>
          <w:szCs w:val="24"/>
          <w:lang w:val="en-GB"/>
        </w:rPr>
        <w:t>A</w:t>
      </w:r>
      <w:proofErr w:type="gramEnd"/>
      <w:r w:rsidRPr="00B04EE2">
        <w:rPr>
          <w:rFonts w:ascii="Times New Roman" w:hAnsi="Times New Roman" w:cs="Times New Roman"/>
          <w:sz w:val="24"/>
          <w:szCs w:val="24"/>
          <w:lang w:val="en-GB"/>
        </w:rPr>
        <w:t xml:space="preserve"> extended research project report submitted to the University of Manchester for the degree of MSc. Data Science in the Faculty of Humanities.</w:t>
      </w:r>
    </w:p>
    <w:p w14:paraId="15F11F08" w14:textId="77777777" w:rsidR="00B04EE2" w:rsidRPr="00B04EE2" w:rsidRDefault="00B04EE2" w:rsidP="00B04EE2">
      <w:pPr>
        <w:spacing w:line="360" w:lineRule="auto"/>
        <w:jc w:val="center"/>
        <w:rPr>
          <w:rFonts w:ascii="Times New Roman" w:hAnsi="Times New Roman" w:cs="Times New Roman"/>
          <w:sz w:val="24"/>
          <w:szCs w:val="24"/>
          <w:lang w:val="en-GB"/>
        </w:rPr>
      </w:pPr>
    </w:p>
    <w:p w14:paraId="5E402077" w14:textId="77777777" w:rsidR="00B04EE2" w:rsidRDefault="00B04EE2" w:rsidP="00B04EE2">
      <w:pPr>
        <w:spacing w:line="360" w:lineRule="auto"/>
        <w:jc w:val="center"/>
        <w:rPr>
          <w:rFonts w:ascii="Times New Roman" w:hAnsi="Times New Roman" w:cs="Times New Roman"/>
          <w:sz w:val="24"/>
          <w:szCs w:val="24"/>
          <w:lang w:val="en-GB"/>
        </w:rPr>
      </w:pPr>
      <w:r w:rsidRPr="00B04EE2">
        <w:rPr>
          <w:rFonts w:ascii="Times New Roman" w:hAnsi="Times New Roman" w:cs="Times New Roman"/>
          <w:sz w:val="24"/>
          <w:szCs w:val="24"/>
          <w:lang w:val="en-GB"/>
        </w:rPr>
        <w:t>Submission date: September 2025</w:t>
      </w:r>
    </w:p>
    <w:p w14:paraId="64D4C076" w14:textId="77777777" w:rsidR="00B04EE2" w:rsidRDefault="00B04EE2" w:rsidP="00B04EE2">
      <w:pPr>
        <w:spacing w:line="360" w:lineRule="auto"/>
        <w:jc w:val="center"/>
        <w:rPr>
          <w:rFonts w:ascii="Times New Roman" w:hAnsi="Times New Roman" w:cs="Times New Roman"/>
          <w:sz w:val="24"/>
          <w:szCs w:val="24"/>
          <w:lang w:val="en-GB"/>
        </w:rPr>
      </w:pPr>
    </w:p>
    <w:p w14:paraId="7F645DEF" w14:textId="77777777" w:rsidR="00B04EE2" w:rsidRPr="00B04EE2" w:rsidRDefault="00B04EE2" w:rsidP="00B04EE2">
      <w:pPr>
        <w:spacing w:line="360" w:lineRule="auto"/>
        <w:jc w:val="center"/>
        <w:rPr>
          <w:rFonts w:ascii="Times New Roman" w:hAnsi="Times New Roman" w:cs="Times New Roman"/>
          <w:sz w:val="24"/>
          <w:szCs w:val="24"/>
          <w:lang w:val="en-GB"/>
        </w:rPr>
      </w:pPr>
    </w:p>
    <w:p w14:paraId="5D2A55A9" w14:textId="77777777" w:rsidR="00B04EE2" w:rsidRPr="00B04EE2" w:rsidRDefault="00B04EE2" w:rsidP="00B04EE2">
      <w:pPr>
        <w:spacing w:line="360" w:lineRule="auto"/>
        <w:jc w:val="center"/>
        <w:rPr>
          <w:rFonts w:ascii="Times New Roman" w:hAnsi="Times New Roman" w:cs="Times New Roman"/>
          <w:sz w:val="24"/>
          <w:szCs w:val="24"/>
          <w:lang w:val="en-GB"/>
        </w:rPr>
      </w:pPr>
    </w:p>
    <w:p w14:paraId="3C252BD5" w14:textId="77777777" w:rsidR="00B04EE2" w:rsidRPr="00B04EE2" w:rsidRDefault="00B04EE2" w:rsidP="00B04EE2">
      <w:pPr>
        <w:spacing w:line="360" w:lineRule="auto"/>
        <w:jc w:val="center"/>
        <w:rPr>
          <w:rFonts w:ascii="Times New Roman" w:hAnsi="Times New Roman" w:cs="Times New Roman"/>
          <w:sz w:val="24"/>
          <w:szCs w:val="24"/>
          <w:lang w:val="en-GB"/>
        </w:rPr>
      </w:pPr>
      <w:r w:rsidRPr="00B04EE2">
        <w:rPr>
          <w:rFonts w:ascii="Times New Roman" w:hAnsi="Times New Roman" w:cs="Times New Roman"/>
          <w:sz w:val="24"/>
          <w:szCs w:val="24"/>
          <w:lang w:val="en-GB"/>
        </w:rPr>
        <w:t>Student ID: 11513507</w:t>
      </w:r>
    </w:p>
    <w:p w14:paraId="790F5262" w14:textId="77777777" w:rsidR="00B04EE2" w:rsidRPr="00B04EE2" w:rsidRDefault="00B04EE2" w:rsidP="00B04EE2">
      <w:pPr>
        <w:spacing w:line="360" w:lineRule="auto"/>
        <w:jc w:val="center"/>
        <w:rPr>
          <w:rFonts w:ascii="Times New Roman" w:hAnsi="Times New Roman" w:cs="Times New Roman"/>
          <w:sz w:val="24"/>
          <w:szCs w:val="24"/>
          <w:lang w:val="en-GB"/>
        </w:rPr>
      </w:pPr>
    </w:p>
    <w:p w14:paraId="4FA4A9BD" w14:textId="5BD868CB" w:rsidR="00851560" w:rsidRPr="00B04EE2" w:rsidRDefault="00B04EE2" w:rsidP="00B04EE2">
      <w:pPr>
        <w:spacing w:line="360" w:lineRule="auto"/>
        <w:jc w:val="center"/>
        <w:rPr>
          <w:rFonts w:ascii="Times New Roman" w:hAnsi="Times New Roman" w:cs="Times New Roman"/>
          <w:sz w:val="24"/>
          <w:szCs w:val="24"/>
          <w:lang w:val="en-GB"/>
        </w:rPr>
      </w:pPr>
      <w:r w:rsidRPr="00B04EE2">
        <w:rPr>
          <w:rFonts w:ascii="Times New Roman" w:hAnsi="Times New Roman" w:cs="Times New Roman"/>
          <w:sz w:val="24"/>
          <w:szCs w:val="24"/>
          <w:lang w:val="en-GB"/>
        </w:rPr>
        <w:t>School of Social Sciences</w:t>
      </w:r>
    </w:p>
    <w:p w14:paraId="491A4599" w14:textId="77777777" w:rsidR="00851560" w:rsidRDefault="00851560" w:rsidP="00851560">
      <w:pPr>
        <w:spacing w:line="360" w:lineRule="auto"/>
        <w:jc w:val="both"/>
        <w:rPr>
          <w:rFonts w:ascii="Times New Roman" w:hAnsi="Times New Roman" w:cs="Times New Roman"/>
          <w:sz w:val="24"/>
          <w:szCs w:val="24"/>
          <w:lang w:val="en-GB"/>
        </w:rPr>
      </w:pPr>
    </w:p>
    <w:p w14:paraId="33947DE9" w14:textId="77777777" w:rsidR="00E75C5A" w:rsidRPr="00877149" w:rsidRDefault="00E75C5A" w:rsidP="00877149">
      <w:pPr>
        <w:spacing w:line="276" w:lineRule="auto"/>
        <w:jc w:val="both"/>
        <w:rPr>
          <w:rFonts w:ascii="Times New Roman" w:hAnsi="Times New Roman" w:cs="Times New Roman"/>
          <w:sz w:val="24"/>
          <w:szCs w:val="24"/>
          <w:lang w:val="en-GB"/>
        </w:rPr>
      </w:pPr>
    </w:p>
    <w:sdt>
      <w:sdtPr>
        <w:rPr>
          <w:rFonts w:eastAsiaTheme="minorHAnsi" w:cs="Times New Roman"/>
          <w:kern w:val="2"/>
          <w:sz w:val="24"/>
          <w:szCs w:val="24"/>
          <w:lang w:val="es-CO"/>
          <w14:ligatures w14:val="standardContextual"/>
        </w:rPr>
        <w:id w:val="-946075006"/>
        <w:docPartObj>
          <w:docPartGallery w:val="Table of Contents"/>
          <w:docPartUnique/>
        </w:docPartObj>
      </w:sdtPr>
      <w:sdtEndPr>
        <w:rPr>
          <w:noProof/>
        </w:rPr>
      </w:sdtEndPr>
      <w:sdtContent>
        <w:p w14:paraId="035E16AD" w14:textId="77777777" w:rsidR="00B04EE2" w:rsidRPr="00B04EE2" w:rsidRDefault="00B04EE2" w:rsidP="002452DF">
          <w:pPr>
            <w:pStyle w:val="TOCHeading"/>
            <w:rPr>
              <w:rFonts w:eastAsiaTheme="minorHAnsi" w:cs="Times New Roman"/>
              <w:kern w:val="2"/>
              <w:sz w:val="24"/>
              <w:szCs w:val="24"/>
              <w:lang w:val="es-CO"/>
              <w14:ligatures w14:val="standardContextual"/>
            </w:rPr>
          </w:pPr>
        </w:p>
        <w:p w14:paraId="38E1E91E" w14:textId="21152ABB" w:rsidR="00B04EE2" w:rsidRPr="00B04EE2" w:rsidRDefault="00B04EE2">
          <w:pPr>
            <w:rPr>
              <w:rFonts w:ascii="Times New Roman" w:hAnsi="Times New Roman" w:cs="Times New Roman"/>
              <w:sz w:val="24"/>
              <w:szCs w:val="24"/>
            </w:rPr>
          </w:pPr>
          <w:r w:rsidRPr="00B04EE2">
            <w:rPr>
              <w:rFonts w:ascii="Times New Roman" w:hAnsi="Times New Roman" w:cs="Times New Roman"/>
              <w:sz w:val="24"/>
              <w:szCs w:val="24"/>
            </w:rPr>
            <w:br w:type="page"/>
          </w:r>
        </w:p>
        <w:p w14:paraId="0F7D1772" w14:textId="107B258D" w:rsidR="002452DF" w:rsidRPr="00B04EE2" w:rsidRDefault="00B04EE2" w:rsidP="002452DF">
          <w:pPr>
            <w:pStyle w:val="TOCHeading"/>
            <w:rPr>
              <w:rFonts w:cs="Times New Roman"/>
              <w:b/>
              <w:bCs/>
              <w:sz w:val="24"/>
              <w:szCs w:val="24"/>
            </w:rPr>
          </w:pPr>
          <w:r w:rsidRPr="00B04EE2">
            <w:rPr>
              <w:rFonts w:cs="Times New Roman"/>
              <w:b/>
              <w:bCs/>
              <w:sz w:val="24"/>
              <w:szCs w:val="24"/>
            </w:rPr>
            <w:lastRenderedPageBreak/>
            <w:t>TABLE OF CONTENTS</w:t>
          </w:r>
        </w:p>
        <w:p w14:paraId="292B0829" w14:textId="77777777" w:rsidR="00877149" w:rsidRPr="00B04EE2" w:rsidRDefault="00877149" w:rsidP="00877149">
          <w:pPr>
            <w:rPr>
              <w:rFonts w:ascii="Times New Roman" w:hAnsi="Times New Roman" w:cs="Times New Roman"/>
              <w:sz w:val="24"/>
              <w:szCs w:val="24"/>
              <w:lang w:val="en-US"/>
            </w:rPr>
          </w:pPr>
        </w:p>
        <w:p w14:paraId="27DF12F1" w14:textId="6FBBD286" w:rsidR="00B04EE2" w:rsidRPr="00B04EE2" w:rsidRDefault="0033387E">
          <w:pPr>
            <w:pStyle w:val="TOC1"/>
            <w:tabs>
              <w:tab w:val="right" w:leader="dot" w:pos="9016"/>
            </w:tabs>
            <w:rPr>
              <w:rFonts w:ascii="Times New Roman" w:eastAsiaTheme="minorEastAsia" w:hAnsi="Times New Roman" w:cs="Times New Roman"/>
              <w:noProof/>
              <w:sz w:val="24"/>
              <w:szCs w:val="24"/>
              <w:lang w:eastAsia="es-CO"/>
            </w:rPr>
          </w:pPr>
          <w:r w:rsidRPr="00B04EE2">
            <w:rPr>
              <w:rFonts w:ascii="Times New Roman" w:hAnsi="Times New Roman" w:cs="Times New Roman"/>
              <w:sz w:val="24"/>
              <w:szCs w:val="24"/>
            </w:rPr>
            <w:fldChar w:fldCharType="begin"/>
          </w:r>
          <w:r w:rsidRPr="00B04EE2">
            <w:rPr>
              <w:rFonts w:ascii="Times New Roman" w:hAnsi="Times New Roman" w:cs="Times New Roman"/>
              <w:sz w:val="24"/>
              <w:szCs w:val="24"/>
              <w:lang w:val="en-GB"/>
            </w:rPr>
            <w:instrText xml:space="preserve"> TOC \o "1-3" \h \z \u </w:instrText>
          </w:r>
          <w:r w:rsidRPr="00B04EE2">
            <w:rPr>
              <w:rFonts w:ascii="Times New Roman" w:hAnsi="Times New Roman" w:cs="Times New Roman"/>
              <w:sz w:val="24"/>
              <w:szCs w:val="24"/>
            </w:rPr>
            <w:fldChar w:fldCharType="separate"/>
          </w:r>
          <w:hyperlink w:anchor="_Toc207365445" w:history="1">
            <w:r w:rsidR="00B04EE2" w:rsidRPr="00B04EE2">
              <w:rPr>
                <w:rStyle w:val="Hyperlink"/>
                <w:rFonts w:ascii="Times New Roman" w:hAnsi="Times New Roman" w:cs="Times New Roman"/>
                <w:noProof/>
                <w:sz w:val="24"/>
                <w:szCs w:val="24"/>
                <w:lang w:val="en-GB"/>
              </w:rPr>
              <w:t>Abstract</w:t>
            </w:r>
            <w:r w:rsidR="00B04EE2" w:rsidRPr="00B04EE2">
              <w:rPr>
                <w:rFonts w:ascii="Times New Roman" w:hAnsi="Times New Roman" w:cs="Times New Roman"/>
                <w:noProof/>
                <w:webHidden/>
                <w:sz w:val="24"/>
                <w:szCs w:val="24"/>
              </w:rPr>
              <w:tab/>
            </w:r>
            <w:r w:rsidR="00B04EE2" w:rsidRPr="00B04EE2">
              <w:rPr>
                <w:rFonts w:ascii="Times New Roman" w:hAnsi="Times New Roman" w:cs="Times New Roman"/>
                <w:noProof/>
                <w:webHidden/>
                <w:sz w:val="24"/>
                <w:szCs w:val="24"/>
              </w:rPr>
              <w:fldChar w:fldCharType="begin"/>
            </w:r>
            <w:r w:rsidR="00B04EE2" w:rsidRPr="00B04EE2">
              <w:rPr>
                <w:rFonts w:ascii="Times New Roman" w:hAnsi="Times New Roman" w:cs="Times New Roman"/>
                <w:noProof/>
                <w:webHidden/>
                <w:sz w:val="24"/>
                <w:szCs w:val="24"/>
              </w:rPr>
              <w:instrText xml:space="preserve"> PAGEREF _Toc207365445 \h </w:instrText>
            </w:r>
            <w:r w:rsidR="00B04EE2" w:rsidRPr="00B04EE2">
              <w:rPr>
                <w:rFonts w:ascii="Times New Roman" w:hAnsi="Times New Roman" w:cs="Times New Roman"/>
                <w:noProof/>
                <w:webHidden/>
                <w:sz w:val="24"/>
                <w:szCs w:val="24"/>
              </w:rPr>
            </w:r>
            <w:r w:rsidR="00B04EE2" w:rsidRPr="00B04EE2">
              <w:rPr>
                <w:rFonts w:ascii="Times New Roman" w:hAnsi="Times New Roman" w:cs="Times New Roman"/>
                <w:noProof/>
                <w:webHidden/>
                <w:sz w:val="24"/>
                <w:szCs w:val="24"/>
              </w:rPr>
              <w:fldChar w:fldCharType="separate"/>
            </w:r>
            <w:r w:rsidR="00B04EE2" w:rsidRPr="00B04EE2">
              <w:rPr>
                <w:rFonts w:ascii="Times New Roman" w:hAnsi="Times New Roman" w:cs="Times New Roman"/>
                <w:noProof/>
                <w:webHidden/>
                <w:sz w:val="24"/>
                <w:szCs w:val="24"/>
              </w:rPr>
              <w:t>5</w:t>
            </w:r>
            <w:r w:rsidR="00B04EE2" w:rsidRPr="00B04EE2">
              <w:rPr>
                <w:rFonts w:ascii="Times New Roman" w:hAnsi="Times New Roman" w:cs="Times New Roman"/>
                <w:noProof/>
                <w:webHidden/>
                <w:sz w:val="24"/>
                <w:szCs w:val="24"/>
              </w:rPr>
              <w:fldChar w:fldCharType="end"/>
            </w:r>
          </w:hyperlink>
        </w:p>
        <w:p w14:paraId="33E67BFF" w14:textId="4E719F2F" w:rsidR="00B04EE2" w:rsidRPr="00B04EE2" w:rsidRDefault="00B04EE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365446" w:history="1">
            <w:r w:rsidRPr="00B04EE2">
              <w:rPr>
                <w:rStyle w:val="Hyperlink"/>
                <w:rFonts w:ascii="Times New Roman" w:hAnsi="Times New Roman" w:cs="Times New Roman"/>
                <w:noProof/>
                <w:sz w:val="24"/>
                <w:szCs w:val="24"/>
                <w:lang w:val="en-GB"/>
              </w:rPr>
              <w:t>1.</w:t>
            </w:r>
            <w:r w:rsidRPr="00B04EE2">
              <w:rPr>
                <w:rFonts w:ascii="Times New Roman" w:eastAsiaTheme="minorEastAsia" w:hAnsi="Times New Roman" w:cs="Times New Roman"/>
                <w:noProof/>
                <w:sz w:val="24"/>
                <w:szCs w:val="24"/>
                <w:lang w:eastAsia="es-CO"/>
              </w:rPr>
              <w:tab/>
            </w:r>
            <w:r w:rsidRPr="00B04EE2">
              <w:rPr>
                <w:rStyle w:val="Hyperlink"/>
                <w:rFonts w:ascii="Times New Roman" w:hAnsi="Times New Roman" w:cs="Times New Roman"/>
                <w:noProof/>
                <w:sz w:val="24"/>
                <w:szCs w:val="24"/>
                <w:lang w:val="en-GB"/>
              </w:rPr>
              <w:t>Introduction</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_Toc207365446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6</w:t>
            </w:r>
            <w:r w:rsidRPr="00B04EE2">
              <w:rPr>
                <w:rFonts w:ascii="Times New Roman" w:hAnsi="Times New Roman" w:cs="Times New Roman"/>
                <w:noProof/>
                <w:webHidden/>
                <w:sz w:val="24"/>
                <w:szCs w:val="24"/>
              </w:rPr>
              <w:fldChar w:fldCharType="end"/>
            </w:r>
          </w:hyperlink>
        </w:p>
        <w:p w14:paraId="2C2FB450" w14:textId="20EE24EB" w:rsidR="00B04EE2" w:rsidRPr="00B04EE2" w:rsidRDefault="00B04EE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365447" w:history="1">
            <w:r w:rsidRPr="00B04EE2">
              <w:rPr>
                <w:rStyle w:val="Hyperlink"/>
                <w:rFonts w:ascii="Times New Roman" w:hAnsi="Times New Roman" w:cs="Times New Roman"/>
                <w:noProof/>
                <w:sz w:val="24"/>
                <w:szCs w:val="24"/>
              </w:rPr>
              <w:t>2.</w:t>
            </w:r>
            <w:r w:rsidRPr="00B04EE2">
              <w:rPr>
                <w:rFonts w:ascii="Times New Roman" w:eastAsiaTheme="minorEastAsia" w:hAnsi="Times New Roman" w:cs="Times New Roman"/>
                <w:noProof/>
                <w:sz w:val="24"/>
                <w:szCs w:val="24"/>
                <w:lang w:eastAsia="es-CO"/>
              </w:rPr>
              <w:tab/>
            </w:r>
            <w:r w:rsidRPr="00B04EE2">
              <w:rPr>
                <w:rStyle w:val="Hyperlink"/>
                <w:rFonts w:ascii="Times New Roman" w:hAnsi="Times New Roman" w:cs="Times New Roman"/>
                <w:noProof/>
                <w:sz w:val="24"/>
                <w:szCs w:val="24"/>
              </w:rPr>
              <w:t>Materials And Methods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_Toc207365447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10</w:t>
            </w:r>
            <w:r w:rsidRPr="00B04EE2">
              <w:rPr>
                <w:rFonts w:ascii="Times New Roman" w:hAnsi="Times New Roman" w:cs="Times New Roman"/>
                <w:noProof/>
                <w:webHidden/>
                <w:sz w:val="24"/>
                <w:szCs w:val="24"/>
              </w:rPr>
              <w:fldChar w:fldCharType="end"/>
            </w:r>
          </w:hyperlink>
        </w:p>
        <w:p w14:paraId="3D253043" w14:textId="128EA94E"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48" w:history="1">
            <w:r w:rsidRPr="00B04EE2">
              <w:rPr>
                <w:rStyle w:val="Hyperlink"/>
                <w:rFonts w:ascii="Times New Roman" w:hAnsi="Times New Roman" w:cs="Times New Roman"/>
                <w:iCs/>
                <w:noProof/>
                <w:sz w:val="24"/>
                <w:szCs w:val="24"/>
                <w:lang w:val="en-GB"/>
              </w:rPr>
              <w:t>2.1 Study Area</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_Toc207365448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10</w:t>
            </w:r>
            <w:r w:rsidRPr="00B04EE2">
              <w:rPr>
                <w:rFonts w:ascii="Times New Roman" w:hAnsi="Times New Roman" w:cs="Times New Roman"/>
                <w:noProof/>
                <w:webHidden/>
                <w:sz w:val="24"/>
                <w:szCs w:val="24"/>
              </w:rPr>
              <w:fldChar w:fldCharType="end"/>
            </w:r>
          </w:hyperlink>
        </w:p>
        <w:p w14:paraId="56B953F4" w14:textId="04391178"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49" w:history="1">
            <w:r w:rsidRPr="00B04EE2">
              <w:rPr>
                <w:rStyle w:val="Hyperlink"/>
                <w:rFonts w:ascii="Times New Roman" w:hAnsi="Times New Roman" w:cs="Times New Roman"/>
                <w:iCs/>
                <w:noProof/>
                <w:sz w:val="24"/>
                <w:szCs w:val="24"/>
                <w:lang w:val="en-GB"/>
              </w:rPr>
              <w:t>2.2 Datasets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_Toc207365449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11</w:t>
            </w:r>
            <w:r w:rsidRPr="00B04EE2">
              <w:rPr>
                <w:rFonts w:ascii="Times New Roman" w:hAnsi="Times New Roman" w:cs="Times New Roman"/>
                <w:noProof/>
                <w:webHidden/>
                <w:sz w:val="24"/>
                <w:szCs w:val="24"/>
              </w:rPr>
              <w:fldChar w:fldCharType="end"/>
            </w:r>
          </w:hyperlink>
        </w:p>
        <w:p w14:paraId="1ED69AC6" w14:textId="67404462" w:rsidR="00B04EE2" w:rsidRPr="00B04EE2" w:rsidRDefault="00B04EE2">
          <w:pPr>
            <w:pStyle w:val="TOC3"/>
            <w:tabs>
              <w:tab w:val="right" w:leader="dot" w:pos="9016"/>
            </w:tabs>
            <w:rPr>
              <w:rFonts w:ascii="Times New Roman" w:eastAsiaTheme="minorEastAsia" w:hAnsi="Times New Roman" w:cs="Times New Roman"/>
              <w:noProof/>
              <w:sz w:val="24"/>
              <w:szCs w:val="24"/>
              <w:lang w:eastAsia="es-CO"/>
            </w:rPr>
          </w:pPr>
          <w:hyperlink w:anchor="_Toc207365450" w:history="1">
            <w:r w:rsidRPr="00B04EE2">
              <w:rPr>
                <w:rStyle w:val="Hyperlink"/>
                <w:rFonts w:ascii="Times New Roman" w:hAnsi="Times New Roman" w:cs="Times New Roman"/>
                <w:iCs/>
                <w:noProof/>
                <w:sz w:val="24"/>
                <w:szCs w:val="24"/>
                <w:lang w:val="en-GB"/>
              </w:rPr>
              <w:t>2.2.1 Sentinel-2 Multispectral Imagery</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_Toc207365450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12</w:t>
            </w:r>
            <w:r w:rsidRPr="00B04EE2">
              <w:rPr>
                <w:rFonts w:ascii="Times New Roman" w:hAnsi="Times New Roman" w:cs="Times New Roman"/>
                <w:noProof/>
                <w:webHidden/>
                <w:sz w:val="24"/>
                <w:szCs w:val="24"/>
              </w:rPr>
              <w:fldChar w:fldCharType="end"/>
            </w:r>
          </w:hyperlink>
        </w:p>
        <w:p w14:paraId="29FC5D52" w14:textId="069A7FB4" w:rsidR="00B04EE2" w:rsidRPr="00B04EE2" w:rsidRDefault="00B04EE2">
          <w:pPr>
            <w:pStyle w:val="TOC3"/>
            <w:tabs>
              <w:tab w:val="right" w:leader="dot" w:pos="9016"/>
            </w:tabs>
            <w:rPr>
              <w:rFonts w:ascii="Times New Roman" w:eastAsiaTheme="minorEastAsia" w:hAnsi="Times New Roman" w:cs="Times New Roman"/>
              <w:noProof/>
              <w:sz w:val="24"/>
              <w:szCs w:val="24"/>
              <w:lang w:eastAsia="es-CO"/>
            </w:rPr>
          </w:pPr>
          <w:hyperlink w:anchor="_Toc207365451" w:history="1">
            <w:r w:rsidRPr="00B04EE2">
              <w:rPr>
                <w:rStyle w:val="Hyperlink"/>
                <w:rFonts w:ascii="Times New Roman" w:hAnsi="Times New Roman" w:cs="Times New Roman"/>
                <w:iCs/>
                <w:noProof/>
                <w:sz w:val="24"/>
                <w:szCs w:val="24"/>
                <w:lang w:val="en-GB"/>
              </w:rPr>
              <w:t>2.2.2 Dynamic World Land Cover Data</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_Toc207365451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13</w:t>
            </w:r>
            <w:r w:rsidRPr="00B04EE2">
              <w:rPr>
                <w:rFonts w:ascii="Times New Roman" w:hAnsi="Times New Roman" w:cs="Times New Roman"/>
                <w:noProof/>
                <w:webHidden/>
                <w:sz w:val="24"/>
                <w:szCs w:val="24"/>
              </w:rPr>
              <w:fldChar w:fldCharType="end"/>
            </w:r>
          </w:hyperlink>
        </w:p>
        <w:p w14:paraId="5194DFE4" w14:textId="6EFA974E"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52" w:history="1">
            <w:r w:rsidRPr="00B04EE2">
              <w:rPr>
                <w:rStyle w:val="Hyperlink"/>
                <w:rFonts w:ascii="Times New Roman" w:hAnsi="Times New Roman" w:cs="Times New Roman"/>
                <w:iCs/>
                <w:noProof/>
                <w:sz w:val="24"/>
                <w:szCs w:val="24"/>
                <w:lang w:val="en-GB"/>
              </w:rPr>
              <w:t>2.3 Network Architectures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_Toc207365452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13</w:t>
            </w:r>
            <w:r w:rsidRPr="00B04EE2">
              <w:rPr>
                <w:rFonts w:ascii="Times New Roman" w:hAnsi="Times New Roman" w:cs="Times New Roman"/>
                <w:noProof/>
                <w:webHidden/>
                <w:sz w:val="24"/>
                <w:szCs w:val="24"/>
              </w:rPr>
              <w:fldChar w:fldCharType="end"/>
            </w:r>
          </w:hyperlink>
        </w:p>
        <w:p w14:paraId="575E0425" w14:textId="52D919EF" w:rsidR="00B04EE2" w:rsidRPr="00B04EE2" w:rsidRDefault="00B04EE2">
          <w:pPr>
            <w:pStyle w:val="TOC3"/>
            <w:tabs>
              <w:tab w:val="right" w:leader="dot" w:pos="9016"/>
            </w:tabs>
            <w:rPr>
              <w:rFonts w:ascii="Times New Roman" w:eastAsiaTheme="minorEastAsia" w:hAnsi="Times New Roman" w:cs="Times New Roman"/>
              <w:noProof/>
              <w:sz w:val="24"/>
              <w:szCs w:val="24"/>
              <w:lang w:eastAsia="es-CO"/>
            </w:rPr>
          </w:pPr>
          <w:hyperlink w:anchor="_Toc207365453" w:history="1">
            <w:r w:rsidRPr="00B04EE2">
              <w:rPr>
                <w:rStyle w:val="Hyperlink"/>
                <w:rFonts w:ascii="Times New Roman" w:hAnsi="Times New Roman" w:cs="Times New Roman"/>
                <w:iCs/>
                <w:noProof/>
                <w:sz w:val="24"/>
                <w:szCs w:val="24"/>
                <w:lang w:val="en-GB"/>
              </w:rPr>
              <w:t>2.3.1 U-Net</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_Toc207365453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13</w:t>
            </w:r>
            <w:r w:rsidRPr="00B04EE2">
              <w:rPr>
                <w:rFonts w:ascii="Times New Roman" w:hAnsi="Times New Roman" w:cs="Times New Roman"/>
                <w:noProof/>
                <w:webHidden/>
                <w:sz w:val="24"/>
                <w:szCs w:val="24"/>
              </w:rPr>
              <w:fldChar w:fldCharType="end"/>
            </w:r>
          </w:hyperlink>
        </w:p>
        <w:p w14:paraId="4CD1E2DF" w14:textId="46C51B7B" w:rsidR="00B04EE2" w:rsidRPr="00B04EE2" w:rsidRDefault="00B04EE2">
          <w:pPr>
            <w:pStyle w:val="TOC3"/>
            <w:tabs>
              <w:tab w:val="right" w:leader="dot" w:pos="9016"/>
            </w:tabs>
            <w:rPr>
              <w:rFonts w:ascii="Times New Roman" w:eastAsiaTheme="minorEastAsia" w:hAnsi="Times New Roman" w:cs="Times New Roman"/>
              <w:noProof/>
              <w:sz w:val="24"/>
              <w:szCs w:val="24"/>
              <w:lang w:eastAsia="es-CO"/>
            </w:rPr>
          </w:pPr>
          <w:hyperlink w:anchor="_Toc207365454" w:history="1">
            <w:r w:rsidRPr="00B04EE2">
              <w:rPr>
                <w:rStyle w:val="Hyperlink"/>
                <w:rFonts w:ascii="Times New Roman" w:hAnsi="Times New Roman" w:cs="Times New Roman"/>
                <w:iCs/>
                <w:noProof/>
                <w:sz w:val="24"/>
                <w:szCs w:val="24"/>
                <w:lang w:val="en-GB"/>
              </w:rPr>
              <w:t>2.3.2 Attention U-Net</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_Toc207365454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14</w:t>
            </w:r>
            <w:r w:rsidRPr="00B04EE2">
              <w:rPr>
                <w:rFonts w:ascii="Times New Roman" w:hAnsi="Times New Roman" w:cs="Times New Roman"/>
                <w:noProof/>
                <w:webHidden/>
                <w:sz w:val="24"/>
                <w:szCs w:val="24"/>
              </w:rPr>
              <w:fldChar w:fldCharType="end"/>
            </w:r>
          </w:hyperlink>
        </w:p>
        <w:p w14:paraId="2AF96047" w14:textId="79CD0C92"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55" w:history="1">
            <w:r w:rsidRPr="00B04EE2">
              <w:rPr>
                <w:rStyle w:val="Hyperlink"/>
                <w:rFonts w:ascii="Times New Roman" w:hAnsi="Times New Roman" w:cs="Times New Roman"/>
                <w:iCs/>
                <w:noProof/>
                <w:sz w:val="24"/>
                <w:szCs w:val="24"/>
                <w:lang w:val="en-GB"/>
              </w:rPr>
              <w:t>2.4 Experiment Setup</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_Toc207365455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15</w:t>
            </w:r>
            <w:r w:rsidRPr="00B04EE2">
              <w:rPr>
                <w:rFonts w:ascii="Times New Roman" w:hAnsi="Times New Roman" w:cs="Times New Roman"/>
                <w:noProof/>
                <w:webHidden/>
                <w:sz w:val="24"/>
                <w:szCs w:val="24"/>
              </w:rPr>
              <w:fldChar w:fldCharType="end"/>
            </w:r>
          </w:hyperlink>
        </w:p>
        <w:p w14:paraId="3BEF4069" w14:textId="171E4892" w:rsidR="00B04EE2" w:rsidRPr="00B04EE2" w:rsidRDefault="00B04EE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365456" w:history="1">
            <w:r w:rsidRPr="00B04EE2">
              <w:rPr>
                <w:rStyle w:val="Hyperlink"/>
                <w:rFonts w:ascii="Times New Roman" w:hAnsi="Times New Roman" w:cs="Times New Roman"/>
                <w:noProof/>
                <w:sz w:val="24"/>
                <w:szCs w:val="24"/>
                <w:lang w:val="en-GB"/>
              </w:rPr>
              <w:t>3.</w:t>
            </w:r>
            <w:r w:rsidRPr="00B04EE2">
              <w:rPr>
                <w:rFonts w:ascii="Times New Roman" w:eastAsiaTheme="minorEastAsia" w:hAnsi="Times New Roman" w:cs="Times New Roman"/>
                <w:noProof/>
                <w:sz w:val="24"/>
                <w:szCs w:val="24"/>
                <w:lang w:eastAsia="es-CO"/>
              </w:rPr>
              <w:tab/>
            </w:r>
            <w:r w:rsidRPr="00B04EE2">
              <w:rPr>
                <w:rStyle w:val="Hyperlink"/>
                <w:rFonts w:ascii="Times New Roman" w:hAnsi="Times New Roman" w:cs="Times New Roman"/>
                <w:noProof/>
                <w:sz w:val="24"/>
                <w:szCs w:val="24"/>
                <w:lang w:val="en-GB"/>
              </w:rPr>
              <w:t>Results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_Toc207365456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17</w:t>
            </w:r>
            <w:r w:rsidRPr="00B04EE2">
              <w:rPr>
                <w:rFonts w:ascii="Times New Roman" w:hAnsi="Times New Roman" w:cs="Times New Roman"/>
                <w:noProof/>
                <w:webHidden/>
                <w:sz w:val="24"/>
                <w:szCs w:val="24"/>
              </w:rPr>
              <w:fldChar w:fldCharType="end"/>
            </w:r>
          </w:hyperlink>
        </w:p>
        <w:p w14:paraId="6486D3F5" w14:textId="69B00403"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57" w:history="1">
            <w:r w:rsidRPr="00B04EE2">
              <w:rPr>
                <w:rStyle w:val="Hyperlink"/>
                <w:rFonts w:ascii="Times New Roman" w:hAnsi="Times New Roman" w:cs="Times New Roman"/>
                <w:iCs/>
                <w:noProof/>
                <w:sz w:val="24"/>
                <w:szCs w:val="24"/>
                <w:lang w:val="en-GB"/>
              </w:rPr>
              <w:t>3.1 Model Training And Performance Comparison</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_Toc207365457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17</w:t>
            </w:r>
            <w:r w:rsidRPr="00B04EE2">
              <w:rPr>
                <w:rFonts w:ascii="Times New Roman" w:hAnsi="Times New Roman" w:cs="Times New Roman"/>
                <w:noProof/>
                <w:webHidden/>
                <w:sz w:val="24"/>
                <w:szCs w:val="24"/>
              </w:rPr>
              <w:fldChar w:fldCharType="end"/>
            </w:r>
          </w:hyperlink>
        </w:p>
        <w:p w14:paraId="237E59B6" w14:textId="4D7718E4"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58" w:history="1">
            <w:r w:rsidRPr="00B04EE2">
              <w:rPr>
                <w:rStyle w:val="Hyperlink"/>
                <w:rFonts w:ascii="Times New Roman" w:hAnsi="Times New Roman" w:cs="Times New Roman"/>
                <w:iCs/>
                <w:noProof/>
                <w:sz w:val="24"/>
                <w:szCs w:val="24"/>
                <w:lang w:val="en-GB"/>
              </w:rPr>
              <w:t>3.2 Segmentation Performance Evaluation</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_Toc207365458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18</w:t>
            </w:r>
            <w:r w:rsidRPr="00B04EE2">
              <w:rPr>
                <w:rFonts w:ascii="Times New Roman" w:hAnsi="Times New Roman" w:cs="Times New Roman"/>
                <w:noProof/>
                <w:webHidden/>
                <w:sz w:val="24"/>
                <w:szCs w:val="24"/>
              </w:rPr>
              <w:fldChar w:fldCharType="end"/>
            </w:r>
          </w:hyperlink>
        </w:p>
        <w:p w14:paraId="414470AF" w14:textId="44C2F4ED"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59" w:history="1">
            <w:r w:rsidRPr="00B04EE2">
              <w:rPr>
                <w:rStyle w:val="Hyperlink"/>
                <w:rFonts w:ascii="Times New Roman" w:hAnsi="Times New Roman" w:cs="Times New Roman"/>
                <w:iCs/>
                <w:noProof/>
                <w:sz w:val="24"/>
                <w:szCs w:val="24"/>
                <w:lang w:val="en-GB"/>
              </w:rPr>
              <w:t>3.3 Deforestation Analysis In The San José Del Guaviare Region</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_Toc207365459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20</w:t>
            </w:r>
            <w:r w:rsidRPr="00B04EE2">
              <w:rPr>
                <w:rFonts w:ascii="Times New Roman" w:hAnsi="Times New Roman" w:cs="Times New Roman"/>
                <w:noProof/>
                <w:webHidden/>
                <w:sz w:val="24"/>
                <w:szCs w:val="24"/>
              </w:rPr>
              <w:fldChar w:fldCharType="end"/>
            </w:r>
          </w:hyperlink>
        </w:p>
        <w:p w14:paraId="79A3D40B" w14:textId="210CD3D9" w:rsidR="00B04EE2" w:rsidRPr="00B04EE2" w:rsidRDefault="00B04EE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365460" w:history="1">
            <w:r w:rsidRPr="00B04EE2">
              <w:rPr>
                <w:rStyle w:val="Hyperlink"/>
                <w:rFonts w:ascii="Times New Roman" w:hAnsi="Times New Roman" w:cs="Times New Roman"/>
                <w:noProof/>
                <w:sz w:val="24"/>
                <w:szCs w:val="24"/>
                <w:lang w:val="en-GB"/>
              </w:rPr>
              <w:t>4.</w:t>
            </w:r>
            <w:r w:rsidRPr="00B04EE2">
              <w:rPr>
                <w:rFonts w:ascii="Times New Roman" w:eastAsiaTheme="minorEastAsia" w:hAnsi="Times New Roman" w:cs="Times New Roman"/>
                <w:noProof/>
                <w:sz w:val="24"/>
                <w:szCs w:val="24"/>
                <w:lang w:eastAsia="es-CO"/>
              </w:rPr>
              <w:tab/>
            </w:r>
            <w:r w:rsidRPr="00B04EE2">
              <w:rPr>
                <w:rStyle w:val="Hyperlink"/>
                <w:rFonts w:ascii="Times New Roman" w:hAnsi="Times New Roman" w:cs="Times New Roman"/>
                <w:noProof/>
                <w:sz w:val="24"/>
                <w:szCs w:val="24"/>
                <w:lang w:val="en-GB"/>
              </w:rPr>
              <w:t>Discussion</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_Toc207365460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22</w:t>
            </w:r>
            <w:r w:rsidRPr="00B04EE2">
              <w:rPr>
                <w:rFonts w:ascii="Times New Roman" w:hAnsi="Times New Roman" w:cs="Times New Roman"/>
                <w:noProof/>
                <w:webHidden/>
                <w:sz w:val="24"/>
                <w:szCs w:val="24"/>
              </w:rPr>
              <w:fldChar w:fldCharType="end"/>
            </w:r>
          </w:hyperlink>
        </w:p>
        <w:p w14:paraId="1D0AAE79" w14:textId="48BCDCC8"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61" w:history="1">
            <w:r w:rsidRPr="00B04EE2">
              <w:rPr>
                <w:rStyle w:val="Hyperlink"/>
                <w:rFonts w:ascii="Times New Roman" w:hAnsi="Times New Roman" w:cs="Times New Roman"/>
                <w:iCs/>
                <w:noProof/>
                <w:sz w:val="24"/>
                <w:szCs w:val="24"/>
                <w:lang w:val="en-GB"/>
              </w:rPr>
              <w:t>4.1 Interpretation Of Model Performance: The Efficacy Of Attention Mechanisms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_Toc207365461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22</w:t>
            </w:r>
            <w:r w:rsidRPr="00B04EE2">
              <w:rPr>
                <w:rFonts w:ascii="Times New Roman" w:hAnsi="Times New Roman" w:cs="Times New Roman"/>
                <w:noProof/>
                <w:webHidden/>
                <w:sz w:val="24"/>
                <w:szCs w:val="24"/>
              </w:rPr>
              <w:fldChar w:fldCharType="end"/>
            </w:r>
          </w:hyperlink>
        </w:p>
        <w:p w14:paraId="3DD410D4" w14:textId="0AA4C2ED"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62" w:history="1">
            <w:r w:rsidRPr="00B04EE2">
              <w:rPr>
                <w:rStyle w:val="Hyperlink"/>
                <w:rFonts w:ascii="Times New Roman" w:hAnsi="Times New Roman" w:cs="Times New Roman"/>
                <w:iCs/>
                <w:noProof/>
                <w:sz w:val="24"/>
                <w:szCs w:val="24"/>
                <w:lang w:val="en-GB"/>
              </w:rPr>
              <w:t>4.2 Significance Of The Change Detection Analysis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_Toc207365462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23</w:t>
            </w:r>
            <w:r w:rsidRPr="00B04EE2">
              <w:rPr>
                <w:rFonts w:ascii="Times New Roman" w:hAnsi="Times New Roman" w:cs="Times New Roman"/>
                <w:noProof/>
                <w:webHidden/>
                <w:sz w:val="24"/>
                <w:szCs w:val="24"/>
              </w:rPr>
              <w:fldChar w:fldCharType="end"/>
            </w:r>
          </w:hyperlink>
        </w:p>
        <w:p w14:paraId="0B9669B0" w14:textId="7269F20E"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63" w:history="1">
            <w:r w:rsidRPr="00B04EE2">
              <w:rPr>
                <w:rStyle w:val="Hyperlink"/>
                <w:rFonts w:ascii="Times New Roman" w:hAnsi="Times New Roman" w:cs="Times New Roman"/>
                <w:iCs/>
                <w:noProof/>
                <w:sz w:val="24"/>
                <w:szCs w:val="24"/>
                <w:lang w:val="en-GB"/>
              </w:rPr>
              <w:t>4.3 Methodological Considerations And Limitations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_Toc207365463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23</w:t>
            </w:r>
            <w:r w:rsidRPr="00B04EE2">
              <w:rPr>
                <w:rFonts w:ascii="Times New Roman" w:hAnsi="Times New Roman" w:cs="Times New Roman"/>
                <w:noProof/>
                <w:webHidden/>
                <w:sz w:val="24"/>
                <w:szCs w:val="24"/>
              </w:rPr>
              <w:fldChar w:fldCharType="end"/>
            </w:r>
          </w:hyperlink>
        </w:p>
        <w:p w14:paraId="24614228" w14:textId="70C1B575"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64" w:history="1">
            <w:r w:rsidRPr="00B04EE2">
              <w:rPr>
                <w:rStyle w:val="Hyperlink"/>
                <w:rFonts w:ascii="Times New Roman" w:hAnsi="Times New Roman" w:cs="Times New Roman"/>
                <w:iCs/>
                <w:noProof/>
                <w:sz w:val="24"/>
                <w:szCs w:val="24"/>
                <w:lang w:val="en-GB"/>
              </w:rPr>
              <w:t>4.4 Future Directions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_Toc207365464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24</w:t>
            </w:r>
            <w:r w:rsidRPr="00B04EE2">
              <w:rPr>
                <w:rFonts w:ascii="Times New Roman" w:hAnsi="Times New Roman" w:cs="Times New Roman"/>
                <w:noProof/>
                <w:webHidden/>
                <w:sz w:val="24"/>
                <w:szCs w:val="24"/>
              </w:rPr>
              <w:fldChar w:fldCharType="end"/>
            </w:r>
          </w:hyperlink>
        </w:p>
        <w:p w14:paraId="4233BB5E" w14:textId="116F92B0" w:rsidR="00B04EE2" w:rsidRPr="00B04EE2" w:rsidRDefault="00B04EE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365465" w:history="1">
            <w:r w:rsidRPr="00B04EE2">
              <w:rPr>
                <w:rStyle w:val="Hyperlink"/>
                <w:rFonts w:ascii="Times New Roman" w:hAnsi="Times New Roman" w:cs="Times New Roman"/>
                <w:noProof/>
                <w:sz w:val="24"/>
                <w:szCs w:val="24"/>
                <w:lang w:val="en-GB"/>
              </w:rPr>
              <w:t>5.</w:t>
            </w:r>
            <w:r w:rsidRPr="00B04EE2">
              <w:rPr>
                <w:rFonts w:ascii="Times New Roman" w:eastAsiaTheme="minorEastAsia" w:hAnsi="Times New Roman" w:cs="Times New Roman"/>
                <w:noProof/>
                <w:sz w:val="24"/>
                <w:szCs w:val="24"/>
                <w:lang w:eastAsia="es-CO"/>
              </w:rPr>
              <w:tab/>
            </w:r>
            <w:r w:rsidRPr="00B04EE2">
              <w:rPr>
                <w:rStyle w:val="Hyperlink"/>
                <w:rFonts w:ascii="Times New Roman" w:hAnsi="Times New Roman" w:cs="Times New Roman"/>
                <w:noProof/>
                <w:sz w:val="24"/>
                <w:szCs w:val="24"/>
                <w:lang w:val="en-GB"/>
              </w:rPr>
              <w:t>Conclusions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_Toc207365465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25</w:t>
            </w:r>
            <w:r w:rsidRPr="00B04EE2">
              <w:rPr>
                <w:rFonts w:ascii="Times New Roman" w:hAnsi="Times New Roman" w:cs="Times New Roman"/>
                <w:noProof/>
                <w:webHidden/>
                <w:sz w:val="24"/>
                <w:szCs w:val="24"/>
              </w:rPr>
              <w:fldChar w:fldCharType="end"/>
            </w:r>
          </w:hyperlink>
        </w:p>
        <w:p w14:paraId="55A7DFE3" w14:textId="0BFDB259" w:rsidR="00B04EE2" w:rsidRPr="00B04EE2" w:rsidRDefault="00B04EE2">
          <w:pPr>
            <w:pStyle w:val="TOC1"/>
            <w:tabs>
              <w:tab w:val="right" w:leader="dot" w:pos="9016"/>
            </w:tabs>
            <w:rPr>
              <w:rFonts w:ascii="Times New Roman" w:eastAsiaTheme="minorEastAsia" w:hAnsi="Times New Roman" w:cs="Times New Roman"/>
              <w:noProof/>
              <w:sz w:val="24"/>
              <w:szCs w:val="24"/>
              <w:lang w:eastAsia="es-CO"/>
            </w:rPr>
          </w:pPr>
          <w:hyperlink w:anchor="_Toc207365466" w:history="1">
            <w:r w:rsidRPr="00B04EE2">
              <w:rPr>
                <w:rStyle w:val="Hyperlink"/>
                <w:rFonts w:ascii="Times New Roman" w:hAnsi="Times New Roman" w:cs="Times New Roman"/>
                <w:noProof/>
                <w:sz w:val="24"/>
                <w:szCs w:val="24"/>
                <w:lang w:val="en-GB"/>
              </w:rPr>
              <w:t>Acknowledgements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_Toc207365466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26</w:t>
            </w:r>
            <w:r w:rsidRPr="00B04EE2">
              <w:rPr>
                <w:rFonts w:ascii="Times New Roman" w:hAnsi="Times New Roman" w:cs="Times New Roman"/>
                <w:noProof/>
                <w:webHidden/>
                <w:sz w:val="24"/>
                <w:szCs w:val="24"/>
              </w:rPr>
              <w:fldChar w:fldCharType="end"/>
            </w:r>
          </w:hyperlink>
        </w:p>
        <w:p w14:paraId="2444E008" w14:textId="0C7700B1" w:rsidR="00B04EE2" w:rsidRPr="00B04EE2" w:rsidRDefault="00B04EE2">
          <w:pPr>
            <w:pStyle w:val="TOC1"/>
            <w:tabs>
              <w:tab w:val="right" w:leader="dot" w:pos="9016"/>
            </w:tabs>
            <w:rPr>
              <w:rFonts w:ascii="Times New Roman" w:eastAsiaTheme="minorEastAsia" w:hAnsi="Times New Roman" w:cs="Times New Roman"/>
              <w:noProof/>
              <w:sz w:val="24"/>
              <w:szCs w:val="24"/>
              <w:lang w:eastAsia="es-CO"/>
            </w:rPr>
          </w:pPr>
          <w:hyperlink w:anchor="_Toc207365467" w:history="1">
            <w:r w:rsidRPr="00B04EE2">
              <w:rPr>
                <w:rStyle w:val="Hyperlink"/>
                <w:rFonts w:ascii="Times New Roman" w:hAnsi="Times New Roman" w:cs="Times New Roman"/>
                <w:noProof/>
                <w:sz w:val="24"/>
                <w:szCs w:val="24"/>
                <w:lang w:val="en-GB"/>
              </w:rPr>
              <w:t>Data Availability</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_Toc207365467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26</w:t>
            </w:r>
            <w:r w:rsidRPr="00B04EE2">
              <w:rPr>
                <w:rFonts w:ascii="Times New Roman" w:hAnsi="Times New Roman" w:cs="Times New Roman"/>
                <w:noProof/>
                <w:webHidden/>
                <w:sz w:val="24"/>
                <w:szCs w:val="24"/>
              </w:rPr>
              <w:fldChar w:fldCharType="end"/>
            </w:r>
          </w:hyperlink>
        </w:p>
        <w:p w14:paraId="01536136" w14:textId="5B1020F2" w:rsidR="00B04EE2" w:rsidRPr="00B04EE2" w:rsidRDefault="00B04EE2">
          <w:pPr>
            <w:pStyle w:val="TOC1"/>
            <w:tabs>
              <w:tab w:val="right" w:leader="dot" w:pos="9016"/>
            </w:tabs>
            <w:rPr>
              <w:rFonts w:ascii="Times New Roman" w:eastAsiaTheme="minorEastAsia" w:hAnsi="Times New Roman" w:cs="Times New Roman"/>
              <w:noProof/>
              <w:sz w:val="24"/>
              <w:szCs w:val="24"/>
              <w:lang w:eastAsia="es-CO"/>
            </w:rPr>
          </w:pPr>
          <w:hyperlink w:anchor="_Toc207365468" w:history="1">
            <w:r w:rsidRPr="00B04EE2">
              <w:rPr>
                <w:rStyle w:val="Hyperlink"/>
                <w:rFonts w:ascii="Times New Roman" w:hAnsi="Times New Roman" w:cs="Times New Roman"/>
                <w:noProof/>
                <w:sz w:val="24"/>
                <w:szCs w:val="24"/>
                <w:lang w:val="en-GB"/>
              </w:rPr>
              <w:t>References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_Toc207365468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Pr="00B04EE2">
              <w:rPr>
                <w:rFonts w:ascii="Times New Roman" w:hAnsi="Times New Roman" w:cs="Times New Roman"/>
                <w:noProof/>
                <w:webHidden/>
                <w:sz w:val="24"/>
                <w:szCs w:val="24"/>
              </w:rPr>
              <w:t>27</w:t>
            </w:r>
            <w:r w:rsidRPr="00B04EE2">
              <w:rPr>
                <w:rFonts w:ascii="Times New Roman" w:hAnsi="Times New Roman" w:cs="Times New Roman"/>
                <w:noProof/>
                <w:webHidden/>
                <w:sz w:val="24"/>
                <w:szCs w:val="24"/>
              </w:rPr>
              <w:fldChar w:fldCharType="end"/>
            </w:r>
          </w:hyperlink>
        </w:p>
        <w:p w14:paraId="2C3CA284" w14:textId="76C500F9" w:rsidR="00335941" w:rsidRPr="0051742A" w:rsidRDefault="0033387E" w:rsidP="0051742A">
          <w:pPr>
            <w:rPr>
              <w:rFonts w:ascii="Times New Roman" w:hAnsi="Times New Roman" w:cs="Times New Roman"/>
              <w:sz w:val="24"/>
              <w:szCs w:val="24"/>
              <w:lang w:val="en-GB"/>
            </w:rPr>
          </w:pPr>
          <w:r w:rsidRPr="00B04EE2">
            <w:rPr>
              <w:rFonts w:ascii="Times New Roman" w:hAnsi="Times New Roman" w:cs="Times New Roman"/>
              <w:noProof/>
              <w:sz w:val="24"/>
              <w:szCs w:val="24"/>
            </w:rPr>
            <w:fldChar w:fldCharType="end"/>
          </w:r>
        </w:p>
      </w:sdtContent>
    </w:sdt>
    <w:p w14:paraId="14EDCEF7" w14:textId="5402D30C" w:rsidR="00346411" w:rsidRPr="0051742A" w:rsidRDefault="0051742A">
      <w:pPr>
        <w:rPr>
          <w:rFonts w:ascii="Times New Roman" w:eastAsiaTheme="majorEastAsia" w:hAnsi="Times New Roman" w:cstheme="majorBidi"/>
          <w:sz w:val="24"/>
          <w:szCs w:val="40"/>
          <w:lang w:val="en-GB"/>
        </w:rPr>
      </w:pPr>
      <w:r w:rsidRPr="0051742A">
        <w:rPr>
          <w:rFonts w:ascii="Times New Roman" w:hAnsi="Times New Roman" w:cs="Times New Roman"/>
          <w:sz w:val="24"/>
          <w:szCs w:val="24"/>
          <w:lang w:val="en-GB"/>
        </w:rPr>
        <w:t>Word count:</w:t>
      </w:r>
      <w:r w:rsidRPr="0051742A">
        <w:rPr>
          <w:sz w:val="24"/>
          <w:szCs w:val="24"/>
          <w:lang w:val="en-GB"/>
        </w:rPr>
        <w:t xml:space="preserve"> </w:t>
      </w:r>
      <w:r w:rsidRPr="0051742A">
        <w:rPr>
          <w:rFonts w:ascii="Times New Roman" w:hAnsi="Times New Roman" w:cs="Times New Roman"/>
          <w:sz w:val="24"/>
          <w:szCs w:val="24"/>
          <w:lang w:val="en-GB"/>
        </w:rPr>
        <w:t>6006</w:t>
      </w:r>
      <w:r w:rsidR="00346411" w:rsidRPr="0051742A">
        <w:rPr>
          <w:lang w:val="en-GB"/>
        </w:rPr>
        <w:br w:type="page"/>
      </w:r>
    </w:p>
    <w:p w14:paraId="27BCABEC" w14:textId="58DC181F" w:rsidR="00DD5262" w:rsidRDefault="00CF6F50" w:rsidP="00CF6F50">
      <w:pPr>
        <w:jc w:val="center"/>
        <w:rPr>
          <w:rFonts w:ascii="Times New Roman" w:hAnsi="Times New Roman" w:cs="Times New Roman"/>
          <w:b/>
          <w:bCs/>
          <w:sz w:val="24"/>
          <w:szCs w:val="24"/>
          <w:lang w:val="en-GB"/>
        </w:rPr>
      </w:pPr>
      <w:r w:rsidRPr="00CF6F50">
        <w:rPr>
          <w:rFonts w:ascii="Times New Roman" w:hAnsi="Times New Roman" w:cs="Times New Roman"/>
          <w:b/>
          <w:bCs/>
          <w:sz w:val="24"/>
          <w:szCs w:val="24"/>
          <w:lang w:val="en-GB"/>
        </w:rPr>
        <w:lastRenderedPageBreak/>
        <w:t>LIST OF ILLUSTRATIONS</w:t>
      </w:r>
    </w:p>
    <w:p w14:paraId="37D78390" w14:textId="77777777" w:rsidR="00CF6F50" w:rsidRPr="00E14DCA" w:rsidRDefault="00CF6F50" w:rsidP="00CF6F50">
      <w:pPr>
        <w:jc w:val="center"/>
        <w:rPr>
          <w:rFonts w:ascii="Times New Roman" w:hAnsi="Times New Roman" w:cs="Times New Roman"/>
          <w:b/>
          <w:bCs/>
          <w:sz w:val="24"/>
          <w:szCs w:val="24"/>
          <w:lang w:val="en-GB"/>
        </w:rPr>
      </w:pPr>
    </w:p>
    <w:p w14:paraId="1194FC1E" w14:textId="3DF700F8" w:rsidR="00C978DE" w:rsidRPr="00E14DCA" w:rsidRDefault="00BA10FB" w:rsidP="00C978DE">
      <w:pPr>
        <w:pStyle w:val="TableofFigures"/>
        <w:tabs>
          <w:tab w:val="right" w:leader="dot" w:pos="9016"/>
        </w:tabs>
        <w:spacing w:line="360" w:lineRule="auto"/>
        <w:rPr>
          <w:rFonts w:ascii="Times New Roman" w:hAnsi="Times New Roman" w:cs="Times New Roman"/>
          <w:noProof/>
          <w:color w:val="467886" w:themeColor="hyperlink"/>
          <w:sz w:val="24"/>
          <w:szCs w:val="24"/>
          <w:u w:val="single"/>
        </w:rPr>
      </w:pPr>
      <w:r w:rsidRPr="00E14DCA">
        <w:rPr>
          <w:rStyle w:val="Hyperlink"/>
          <w:rFonts w:ascii="Times New Roman" w:hAnsi="Times New Roman" w:cs="Times New Roman"/>
          <w:noProof/>
          <w:sz w:val="24"/>
          <w:szCs w:val="24"/>
        </w:rPr>
        <w:fldChar w:fldCharType="begin"/>
      </w:r>
      <w:r w:rsidRPr="00E14DCA">
        <w:rPr>
          <w:rStyle w:val="Hyperlink"/>
          <w:rFonts w:ascii="Times New Roman" w:hAnsi="Times New Roman" w:cs="Times New Roman"/>
          <w:noProof/>
          <w:sz w:val="24"/>
          <w:szCs w:val="24"/>
        </w:rPr>
        <w:instrText xml:space="preserve"> TOC \h \z \c "Figure" </w:instrText>
      </w:r>
      <w:r w:rsidRPr="00E14DCA">
        <w:rPr>
          <w:rStyle w:val="Hyperlink"/>
          <w:rFonts w:ascii="Times New Roman" w:hAnsi="Times New Roman" w:cs="Times New Roman"/>
          <w:noProof/>
          <w:sz w:val="24"/>
          <w:szCs w:val="24"/>
        </w:rPr>
        <w:fldChar w:fldCharType="separate"/>
      </w:r>
      <w:hyperlink w:anchor="_Toc207329579" w:history="1">
        <w:r w:rsidR="003E5021" w:rsidRPr="00E14DCA">
          <w:rPr>
            <w:rStyle w:val="Hyperlink"/>
            <w:rFonts w:ascii="Times New Roman" w:hAnsi="Times New Roman" w:cs="Times New Roman"/>
            <w:b/>
            <w:bCs/>
            <w:noProof/>
            <w:sz w:val="24"/>
            <w:szCs w:val="24"/>
            <w:lang w:val="en-GB"/>
          </w:rPr>
          <w:t>Figure 1.</w:t>
        </w:r>
        <w:r w:rsidR="003E5021" w:rsidRPr="00E14DCA">
          <w:rPr>
            <w:rStyle w:val="Hyperlink"/>
            <w:rFonts w:ascii="Times New Roman" w:hAnsi="Times New Roman" w:cs="Times New Roman"/>
            <w:noProof/>
            <w:sz w:val="24"/>
            <w:szCs w:val="24"/>
            <w:lang w:val="en-GB"/>
          </w:rPr>
          <w:t xml:space="preserve">  A map showing Colombia with the two ROIs</w:t>
        </w:r>
        <w:r w:rsidR="003E5021" w:rsidRPr="00E14DCA">
          <w:rPr>
            <w:rFonts w:ascii="Times New Roman" w:hAnsi="Times New Roman" w:cs="Times New Roman"/>
            <w:noProof/>
            <w:webHidden/>
            <w:sz w:val="24"/>
            <w:szCs w:val="24"/>
          </w:rPr>
          <w:tab/>
        </w:r>
        <w:r w:rsidR="003E5021" w:rsidRPr="00E14DCA">
          <w:rPr>
            <w:rFonts w:ascii="Times New Roman" w:hAnsi="Times New Roman" w:cs="Times New Roman"/>
            <w:noProof/>
            <w:webHidden/>
            <w:sz w:val="24"/>
            <w:szCs w:val="24"/>
          </w:rPr>
          <w:fldChar w:fldCharType="begin"/>
        </w:r>
        <w:r w:rsidR="003E5021" w:rsidRPr="00E14DCA">
          <w:rPr>
            <w:rFonts w:ascii="Times New Roman" w:hAnsi="Times New Roman" w:cs="Times New Roman"/>
            <w:noProof/>
            <w:webHidden/>
            <w:sz w:val="24"/>
            <w:szCs w:val="24"/>
          </w:rPr>
          <w:instrText xml:space="preserve"> PAGEREF _Toc207329579 \h </w:instrText>
        </w:r>
        <w:r w:rsidR="003E5021" w:rsidRPr="00E14DCA">
          <w:rPr>
            <w:rFonts w:ascii="Times New Roman" w:hAnsi="Times New Roman" w:cs="Times New Roman"/>
            <w:noProof/>
            <w:webHidden/>
            <w:sz w:val="24"/>
            <w:szCs w:val="24"/>
          </w:rPr>
        </w:r>
        <w:r w:rsidR="003E5021" w:rsidRPr="00E14DCA">
          <w:rPr>
            <w:rFonts w:ascii="Times New Roman" w:hAnsi="Times New Roman" w:cs="Times New Roman"/>
            <w:noProof/>
            <w:webHidden/>
            <w:sz w:val="24"/>
            <w:szCs w:val="24"/>
          </w:rPr>
          <w:fldChar w:fldCharType="separate"/>
        </w:r>
        <w:r w:rsidR="004438A9">
          <w:rPr>
            <w:rFonts w:ascii="Times New Roman" w:hAnsi="Times New Roman" w:cs="Times New Roman"/>
            <w:noProof/>
            <w:webHidden/>
            <w:sz w:val="24"/>
            <w:szCs w:val="24"/>
          </w:rPr>
          <w:t>9</w:t>
        </w:r>
        <w:r w:rsidR="003E5021" w:rsidRPr="00E14DCA">
          <w:rPr>
            <w:rFonts w:ascii="Times New Roman" w:hAnsi="Times New Roman" w:cs="Times New Roman"/>
            <w:noProof/>
            <w:webHidden/>
            <w:sz w:val="24"/>
            <w:szCs w:val="24"/>
          </w:rPr>
          <w:fldChar w:fldCharType="end"/>
        </w:r>
      </w:hyperlink>
    </w:p>
    <w:p w14:paraId="5D53B02E" w14:textId="688952D7" w:rsidR="003E5021" w:rsidRPr="00E14DCA" w:rsidRDefault="003E5021" w:rsidP="00C978DE">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580" w:history="1">
        <w:r w:rsidRPr="00E14DCA">
          <w:rPr>
            <w:rStyle w:val="Hyperlink"/>
            <w:rFonts w:ascii="Times New Roman" w:hAnsi="Times New Roman" w:cs="Times New Roman"/>
            <w:b/>
            <w:bCs/>
            <w:noProof/>
            <w:sz w:val="24"/>
            <w:szCs w:val="24"/>
            <w:lang w:val="en-GB"/>
          </w:rPr>
          <w:t xml:space="preserve">Figure 2. </w:t>
        </w:r>
        <w:r w:rsidRPr="00E14DCA">
          <w:rPr>
            <w:rStyle w:val="Hyperlink"/>
            <w:rFonts w:ascii="Times New Roman" w:hAnsi="Times New Roman" w:cs="Times New Roman"/>
            <w:noProof/>
            <w:sz w:val="24"/>
            <w:szCs w:val="24"/>
            <w:lang w:val="en-GB"/>
          </w:rPr>
          <w:t>Example of the primary datasets used in the study</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_Toc207329580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4438A9">
          <w:rPr>
            <w:rFonts w:ascii="Times New Roman" w:hAnsi="Times New Roman" w:cs="Times New Roman"/>
            <w:noProof/>
            <w:webHidden/>
            <w:sz w:val="24"/>
            <w:szCs w:val="24"/>
          </w:rPr>
          <w:t>11</w:t>
        </w:r>
        <w:r w:rsidRPr="00E14DCA">
          <w:rPr>
            <w:rFonts w:ascii="Times New Roman" w:hAnsi="Times New Roman" w:cs="Times New Roman"/>
            <w:noProof/>
            <w:webHidden/>
            <w:sz w:val="24"/>
            <w:szCs w:val="24"/>
          </w:rPr>
          <w:fldChar w:fldCharType="end"/>
        </w:r>
      </w:hyperlink>
    </w:p>
    <w:p w14:paraId="6E9AB943" w14:textId="54709F86" w:rsidR="003E5021" w:rsidRPr="00E14DCA" w:rsidRDefault="003E5021" w:rsidP="00C978DE">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581" w:history="1">
        <w:r w:rsidRPr="00E14DCA">
          <w:rPr>
            <w:rStyle w:val="Hyperlink"/>
            <w:rFonts w:ascii="Times New Roman" w:hAnsi="Times New Roman" w:cs="Times New Roman"/>
            <w:b/>
            <w:bCs/>
            <w:noProof/>
            <w:sz w:val="24"/>
            <w:szCs w:val="24"/>
            <w:lang w:val="en-GB"/>
          </w:rPr>
          <w:t>Figure 3.</w:t>
        </w:r>
        <w:r w:rsidRPr="00E14DCA">
          <w:rPr>
            <w:rStyle w:val="Hyperlink"/>
            <w:rFonts w:ascii="Times New Roman" w:hAnsi="Times New Roman" w:cs="Times New Roman"/>
            <w:noProof/>
            <w:sz w:val="24"/>
            <w:szCs w:val="24"/>
            <w:lang w:val="en-GB"/>
          </w:rPr>
          <w:t xml:space="preserve"> Comparison of training and validation learning curves</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_Toc207329581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4438A9">
          <w:rPr>
            <w:rFonts w:ascii="Times New Roman" w:hAnsi="Times New Roman" w:cs="Times New Roman"/>
            <w:noProof/>
            <w:webHidden/>
            <w:sz w:val="24"/>
            <w:szCs w:val="24"/>
          </w:rPr>
          <w:t>17</w:t>
        </w:r>
        <w:r w:rsidRPr="00E14DCA">
          <w:rPr>
            <w:rFonts w:ascii="Times New Roman" w:hAnsi="Times New Roman" w:cs="Times New Roman"/>
            <w:noProof/>
            <w:webHidden/>
            <w:sz w:val="24"/>
            <w:szCs w:val="24"/>
          </w:rPr>
          <w:fldChar w:fldCharType="end"/>
        </w:r>
      </w:hyperlink>
    </w:p>
    <w:p w14:paraId="40C23667" w14:textId="6FD2E39A" w:rsidR="003E5021" w:rsidRPr="00E14DCA" w:rsidRDefault="003E5021" w:rsidP="00C978DE">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582" w:history="1">
        <w:r w:rsidRPr="00E14DCA">
          <w:rPr>
            <w:rStyle w:val="Hyperlink"/>
            <w:rFonts w:ascii="Times New Roman" w:hAnsi="Times New Roman" w:cs="Times New Roman"/>
            <w:b/>
            <w:bCs/>
            <w:noProof/>
            <w:sz w:val="24"/>
            <w:szCs w:val="24"/>
            <w:lang w:val="en-GB"/>
          </w:rPr>
          <w:t>Figure 4.</w:t>
        </w:r>
        <w:r w:rsidRPr="00E14DCA">
          <w:rPr>
            <w:rStyle w:val="Hyperlink"/>
            <w:rFonts w:ascii="Times New Roman" w:hAnsi="Times New Roman" w:cs="Times New Roman"/>
            <w:noProof/>
            <w:sz w:val="24"/>
            <w:szCs w:val="24"/>
            <w:lang w:val="en-GB"/>
          </w:rPr>
          <w:t xml:space="preserve"> Confusion matrices for the binary (Forest vs. Non-Forest) classification task</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_Toc207329582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4438A9">
          <w:rPr>
            <w:rFonts w:ascii="Times New Roman" w:hAnsi="Times New Roman" w:cs="Times New Roman"/>
            <w:noProof/>
            <w:webHidden/>
            <w:sz w:val="24"/>
            <w:szCs w:val="24"/>
          </w:rPr>
          <w:t>18</w:t>
        </w:r>
        <w:r w:rsidRPr="00E14DCA">
          <w:rPr>
            <w:rFonts w:ascii="Times New Roman" w:hAnsi="Times New Roman" w:cs="Times New Roman"/>
            <w:noProof/>
            <w:webHidden/>
            <w:sz w:val="24"/>
            <w:szCs w:val="24"/>
          </w:rPr>
          <w:fldChar w:fldCharType="end"/>
        </w:r>
      </w:hyperlink>
    </w:p>
    <w:p w14:paraId="75ADD905" w14:textId="2B1D9BE7" w:rsidR="003E5021" w:rsidRPr="00E14DCA" w:rsidRDefault="003E5021" w:rsidP="00C978DE">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583" w:history="1">
        <w:r w:rsidRPr="00E14DCA">
          <w:rPr>
            <w:rStyle w:val="Hyperlink"/>
            <w:rFonts w:ascii="Times New Roman" w:hAnsi="Times New Roman" w:cs="Times New Roman"/>
            <w:b/>
            <w:bCs/>
            <w:noProof/>
            <w:sz w:val="24"/>
            <w:szCs w:val="24"/>
            <w:lang w:val="en-GB"/>
          </w:rPr>
          <w:t>Figure 5.</w:t>
        </w:r>
        <w:r w:rsidRPr="00E14DCA">
          <w:rPr>
            <w:rStyle w:val="Hyperlink"/>
            <w:rFonts w:ascii="Times New Roman" w:hAnsi="Times New Roman" w:cs="Times New Roman"/>
            <w:noProof/>
            <w:sz w:val="24"/>
            <w:szCs w:val="24"/>
            <w:lang w:val="en-GB"/>
          </w:rPr>
          <w:t xml:space="preserve"> Qualitative comparison of segmentation results</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_Toc207329583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4438A9">
          <w:rPr>
            <w:rFonts w:ascii="Times New Roman" w:hAnsi="Times New Roman" w:cs="Times New Roman"/>
            <w:noProof/>
            <w:webHidden/>
            <w:sz w:val="24"/>
            <w:szCs w:val="24"/>
          </w:rPr>
          <w:t>19</w:t>
        </w:r>
        <w:r w:rsidRPr="00E14DCA">
          <w:rPr>
            <w:rFonts w:ascii="Times New Roman" w:hAnsi="Times New Roman" w:cs="Times New Roman"/>
            <w:noProof/>
            <w:webHidden/>
            <w:sz w:val="24"/>
            <w:szCs w:val="24"/>
          </w:rPr>
          <w:fldChar w:fldCharType="end"/>
        </w:r>
      </w:hyperlink>
    </w:p>
    <w:p w14:paraId="296B7939" w14:textId="5D4AA57D" w:rsidR="003E5021" w:rsidRPr="00E14DCA" w:rsidRDefault="003E5021" w:rsidP="00C978DE">
      <w:pPr>
        <w:pStyle w:val="TableofFigures"/>
        <w:tabs>
          <w:tab w:val="right" w:leader="dot" w:pos="9016"/>
        </w:tabs>
        <w:spacing w:line="360" w:lineRule="auto"/>
        <w:rPr>
          <w:rStyle w:val="Hyperlink"/>
          <w:rFonts w:ascii="Times New Roman" w:hAnsi="Times New Roman" w:cs="Times New Roman"/>
          <w:noProof/>
          <w:sz w:val="24"/>
          <w:szCs w:val="24"/>
        </w:rPr>
      </w:pPr>
      <w:hyperlink w:anchor="_Toc207329584" w:history="1">
        <w:r w:rsidRPr="00E14DCA">
          <w:rPr>
            <w:rStyle w:val="Hyperlink"/>
            <w:rFonts w:ascii="Times New Roman" w:hAnsi="Times New Roman" w:cs="Times New Roman"/>
            <w:b/>
            <w:bCs/>
            <w:noProof/>
            <w:sz w:val="24"/>
            <w:szCs w:val="24"/>
            <w:lang w:val="en-GB"/>
          </w:rPr>
          <w:t xml:space="preserve">Figure 6. </w:t>
        </w:r>
        <w:r w:rsidRPr="00E14DCA">
          <w:rPr>
            <w:rStyle w:val="Hyperlink"/>
            <w:rFonts w:ascii="Times New Roman" w:hAnsi="Times New Roman" w:cs="Times New Roman"/>
            <w:noProof/>
            <w:sz w:val="24"/>
            <w:szCs w:val="24"/>
            <w:lang w:val="en-GB"/>
          </w:rPr>
          <w:t>An example of the change detection analysis on a sample patch</w:t>
        </w:r>
        <w:r w:rsidR="00C978DE" w:rsidRPr="00E14DCA">
          <w:rPr>
            <w:rStyle w:val="Hyperlink"/>
            <w:rFonts w:ascii="Times New Roman" w:hAnsi="Times New Roman" w:cs="Times New Roman"/>
            <w:noProof/>
            <w:sz w:val="24"/>
            <w:szCs w:val="24"/>
            <w:lang w:val="en-GB"/>
          </w:rPr>
          <w:t>.</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_Toc207329584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4438A9">
          <w:rPr>
            <w:rFonts w:ascii="Times New Roman" w:hAnsi="Times New Roman" w:cs="Times New Roman"/>
            <w:noProof/>
            <w:webHidden/>
            <w:sz w:val="24"/>
            <w:szCs w:val="24"/>
          </w:rPr>
          <w:t>20</w:t>
        </w:r>
        <w:r w:rsidRPr="00E14DCA">
          <w:rPr>
            <w:rFonts w:ascii="Times New Roman" w:hAnsi="Times New Roman" w:cs="Times New Roman"/>
            <w:noProof/>
            <w:webHidden/>
            <w:sz w:val="24"/>
            <w:szCs w:val="24"/>
          </w:rPr>
          <w:fldChar w:fldCharType="end"/>
        </w:r>
      </w:hyperlink>
    </w:p>
    <w:p w14:paraId="462FEE3B" w14:textId="77777777" w:rsidR="00E14DCA" w:rsidRDefault="00E14DCA" w:rsidP="00E14DCA">
      <w:pPr>
        <w:jc w:val="center"/>
        <w:rPr>
          <w:rFonts w:ascii="Times New Roman" w:hAnsi="Times New Roman" w:cs="Times New Roman"/>
          <w:b/>
          <w:bCs/>
          <w:sz w:val="24"/>
          <w:szCs w:val="24"/>
          <w:lang w:val="en-GB"/>
        </w:rPr>
      </w:pPr>
    </w:p>
    <w:p w14:paraId="55FB9DBF" w14:textId="77777777" w:rsidR="00364DCE" w:rsidRPr="00E14DCA" w:rsidRDefault="00364DCE" w:rsidP="00E14DCA">
      <w:pPr>
        <w:jc w:val="center"/>
        <w:rPr>
          <w:rFonts w:ascii="Times New Roman" w:hAnsi="Times New Roman" w:cs="Times New Roman"/>
          <w:b/>
          <w:bCs/>
          <w:sz w:val="24"/>
          <w:szCs w:val="24"/>
          <w:lang w:val="en-GB"/>
        </w:rPr>
      </w:pPr>
    </w:p>
    <w:p w14:paraId="39040C35" w14:textId="77777777" w:rsidR="00E14DCA" w:rsidRPr="00E14DCA" w:rsidRDefault="00E14DCA" w:rsidP="00E14DCA">
      <w:pPr>
        <w:jc w:val="center"/>
        <w:rPr>
          <w:rFonts w:ascii="Times New Roman" w:hAnsi="Times New Roman" w:cs="Times New Roman"/>
          <w:b/>
          <w:bCs/>
          <w:sz w:val="24"/>
          <w:szCs w:val="24"/>
          <w:lang w:val="en-GB"/>
        </w:rPr>
      </w:pPr>
    </w:p>
    <w:p w14:paraId="76F63C1B" w14:textId="4F8E8012" w:rsidR="00364DCE" w:rsidRDefault="00E14DCA" w:rsidP="00364DCE">
      <w:pPr>
        <w:jc w:val="center"/>
        <w:rPr>
          <w:rFonts w:ascii="Times New Roman" w:hAnsi="Times New Roman" w:cs="Times New Roman"/>
          <w:b/>
          <w:bCs/>
          <w:sz w:val="24"/>
          <w:szCs w:val="24"/>
          <w:lang w:val="en-GB"/>
        </w:rPr>
      </w:pPr>
      <w:r w:rsidRPr="00E14DCA">
        <w:rPr>
          <w:rFonts w:ascii="Times New Roman" w:hAnsi="Times New Roman" w:cs="Times New Roman"/>
          <w:b/>
          <w:bCs/>
          <w:sz w:val="24"/>
          <w:szCs w:val="24"/>
          <w:lang w:val="en-GB"/>
        </w:rPr>
        <w:t>LIST OF TABLES</w:t>
      </w:r>
    </w:p>
    <w:p w14:paraId="6D72654D" w14:textId="77777777" w:rsidR="00364DCE" w:rsidRPr="00E14DCA" w:rsidRDefault="00364DCE" w:rsidP="00364DCE">
      <w:pPr>
        <w:jc w:val="center"/>
        <w:rPr>
          <w:rFonts w:ascii="Times New Roman" w:hAnsi="Times New Roman" w:cs="Times New Roman"/>
          <w:b/>
          <w:bCs/>
          <w:sz w:val="24"/>
          <w:szCs w:val="24"/>
          <w:lang w:val="en-GB"/>
        </w:rPr>
      </w:pPr>
    </w:p>
    <w:p w14:paraId="1D4ECE35" w14:textId="1FC04CE5" w:rsidR="00E14DCA" w:rsidRPr="00E14DCA" w:rsidRDefault="00E14DCA" w:rsidP="00E14DCA">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r w:rsidRPr="00E14DCA">
        <w:rPr>
          <w:rFonts w:ascii="Times New Roman" w:hAnsi="Times New Roman" w:cs="Times New Roman"/>
          <w:sz w:val="24"/>
          <w:szCs w:val="24"/>
          <w:lang w:val="en-GB"/>
        </w:rPr>
        <w:fldChar w:fldCharType="begin"/>
      </w:r>
      <w:r w:rsidRPr="00E14DCA">
        <w:rPr>
          <w:rFonts w:ascii="Times New Roman" w:hAnsi="Times New Roman" w:cs="Times New Roman"/>
          <w:sz w:val="24"/>
          <w:szCs w:val="24"/>
          <w:lang w:val="en-GB"/>
        </w:rPr>
        <w:instrText xml:space="preserve"> TOC \h \z \c "Table" </w:instrText>
      </w:r>
      <w:r w:rsidRPr="00E14DCA">
        <w:rPr>
          <w:rFonts w:ascii="Times New Roman" w:hAnsi="Times New Roman" w:cs="Times New Roman"/>
          <w:sz w:val="24"/>
          <w:szCs w:val="24"/>
          <w:lang w:val="en-GB"/>
        </w:rPr>
        <w:fldChar w:fldCharType="separate"/>
      </w:r>
      <w:hyperlink w:anchor="_Toc207329879" w:history="1">
        <w:r w:rsidRPr="00E14DCA">
          <w:rPr>
            <w:rStyle w:val="Hyperlink"/>
            <w:rFonts w:ascii="Times New Roman" w:hAnsi="Times New Roman" w:cs="Times New Roman"/>
            <w:b/>
            <w:bCs/>
            <w:noProof/>
            <w:sz w:val="24"/>
            <w:szCs w:val="24"/>
            <w:lang w:val="en-GB"/>
          </w:rPr>
          <w:t>Table 1.</w:t>
        </w:r>
        <w:r w:rsidRPr="00E14DCA">
          <w:rPr>
            <w:rStyle w:val="Hyperlink"/>
            <w:rFonts w:ascii="Times New Roman" w:hAnsi="Times New Roman" w:cs="Times New Roman"/>
            <w:noProof/>
            <w:sz w:val="24"/>
            <w:szCs w:val="24"/>
            <w:lang w:val="en-GB"/>
          </w:rPr>
          <w:t xml:space="preserve"> Binary classification performance metrics.</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_Toc207329879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4438A9">
          <w:rPr>
            <w:rFonts w:ascii="Times New Roman" w:hAnsi="Times New Roman" w:cs="Times New Roman"/>
            <w:noProof/>
            <w:webHidden/>
            <w:sz w:val="24"/>
            <w:szCs w:val="24"/>
          </w:rPr>
          <w:t>17</w:t>
        </w:r>
        <w:r w:rsidRPr="00E14DCA">
          <w:rPr>
            <w:rFonts w:ascii="Times New Roman" w:hAnsi="Times New Roman" w:cs="Times New Roman"/>
            <w:noProof/>
            <w:webHidden/>
            <w:sz w:val="24"/>
            <w:szCs w:val="24"/>
          </w:rPr>
          <w:fldChar w:fldCharType="end"/>
        </w:r>
      </w:hyperlink>
    </w:p>
    <w:p w14:paraId="73498870" w14:textId="105AACC1" w:rsidR="00E14DCA" w:rsidRPr="00E14DCA" w:rsidRDefault="00E14DCA" w:rsidP="00E14DCA">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880" w:history="1">
        <w:r w:rsidRPr="00E14DCA">
          <w:rPr>
            <w:rStyle w:val="Hyperlink"/>
            <w:rFonts w:ascii="Times New Roman" w:hAnsi="Times New Roman" w:cs="Times New Roman"/>
            <w:b/>
            <w:bCs/>
            <w:noProof/>
            <w:sz w:val="24"/>
            <w:szCs w:val="24"/>
            <w:lang w:val="en-GB"/>
          </w:rPr>
          <w:t xml:space="preserve">Table 2. </w:t>
        </w:r>
        <w:r w:rsidRPr="00E14DCA">
          <w:rPr>
            <w:rStyle w:val="Hyperlink"/>
            <w:rFonts w:ascii="Times New Roman" w:hAnsi="Times New Roman" w:cs="Times New Roman"/>
            <w:noProof/>
            <w:sz w:val="24"/>
            <w:szCs w:val="24"/>
            <w:lang w:val="en-GB"/>
          </w:rPr>
          <w:t>Quantified land cover change.</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_Toc207329880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4438A9">
          <w:rPr>
            <w:rFonts w:ascii="Times New Roman" w:hAnsi="Times New Roman" w:cs="Times New Roman"/>
            <w:noProof/>
            <w:webHidden/>
            <w:sz w:val="24"/>
            <w:szCs w:val="24"/>
          </w:rPr>
          <w:t>20</w:t>
        </w:r>
        <w:r w:rsidRPr="00E14DCA">
          <w:rPr>
            <w:rFonts w:ascii="Times New Roman" w:hAnsi="Times New Roman" w:cs="Times New Roman"/>
            <w:noProof/>
            <w:webHidden/>
            <w:sz w:val="24"/>
            <w:szCs w:val="24"/>
          </w:rPr>
          <w:fldChar w:fldCharType="end"/>
        </w:r>
      </w:hyperlink>
    </w:p>
    <w:p w14:paraId="7BD125E0" w14:textId="670431F0" w:rsidR="00E14DCA" w:rsidRPr="00E14DCA" w:rsidRDefault="00E14DCA" w:rsidP="00E14DCA">
      <w:pPr>
        <w:spacing w:line="360" w:lineRule="auto"/>
        <w:rPr>
          <w:sz w:val="24"/>
          <w:szCs w:val="24"/>
        </w:rPr>
      </w:pPr>
      <w:r w:rsidRPr="00E14DCA">
        <w:rPr>
          <w:rFonts w:ascii="Times New Roman" w:hAnsi="Times New Roman" w:cs="Times New Roman"/>
          <w:sz w:val="24"/>
          <w:szCs w:val="24"/>
          <w:lang w:val="en-GB"/>
        </w:rPr>
        <w:fldChar w:fldCharType="end"/>
      </w:r>
    </w:p>
    <w:p w14:paraId="579A1679" w14:textId="5D029174" w:rsidR="00306F87" w:rsidRPr="00C978DE" w:rsidRDefault="00BA10FB" w:rsidP="00C978DE">
      <w:pPr>
        <w:spacing w:line="240" w:lineRule="auto"/>
        <w:rPr>
          <w:rFonts w:ascii="Times New Roman" w:hAnsi="Times New Roman" w:cs="Times New Roman"/>
          <w:noProof/>
          <w:color w:val="467886" w:themeColor="hyperlink"/>
          <w:sz w:val="24"/>
          <w:szCs w:val="24"/>
          <w:u w:val="single"/>
          <w:lang w:val="en-GB"/>
        </w:rPr>
      </w:pPr>
      <w:r w:rsidRPr="00E14DCA">
        <w:rPr>
          <w:rStyle w:val="Hyperlink"/>
          <w:rFonts w:ascii="Times New Roman" w:hAnsi="Times New Roman" w:cs="Times New Roman"/>
          <w:noProof/>
          <w:sz w:val="24"/>
          <w:szCs w:val="24"/>
        </w:rPr>
        <w:fldChar w:fldCharType="end"/>
      </w:r>
    </w:p>
    <w:p w14:paraId="503BF2CD" w14:textId="1D15304F" w:rsidR="006518C2" w:rsidRPr="00EF0283" w:rsidRDefault="00306F87" w:rsidP="00EF0283">
      <w:pPr>
        <w:jc w:val="center"/>
        <w:rPr>
          <w:rFonts w:ascii="Times New Roman" w:hAnsi="Times New Roman" w:cs="Times New Roman"/>
          <w:lang w:val="en-GB"/>
        </w:rPr>
      </w:pPr>
      <w:r>
        <w:rPr>
          <w:lang w:val="en-GB"/>
        </w:rPr>
        <w:br w:type="page"/>
      </w:r>
      <w:r w:rsidR="0093365B" w:rsidRPr="00EF0283">
        <w:rPr>
          <w:rFonts w:ascii="Times New Roman" w:hAnsi="Times New Roman" w:cs="Times New Roman"/>
          <w:b/>
          <w:bCs/>
          <w:sz w:val="24"/>
          <w:szCs w:val="24"/>
          <w:lang w:val="en-GB"/>
        </w:rPr>
        <w:lastRenderedPageBreak/>
        <w:t>INTELLECTUAL PROPERTY STATEMENT</w:t>
      </w:r>
    </w:p>
    <w:p w14:paraId="429C6B17" w14:textId="77777777" w:rsidR="00BB111B" w:rsidRPr="00E34AC3" w:rsidRDefault="00BB111B" w:rsidP="00BB111B">
      <w:pPr>
        <w:rPr>
          <w:lang w:val="en-GB"/>
        </w:rPr>
      </w:pPr>
    </w:p>
    <w:p w14:paraId="601C6B08" w14:textId="77777777" w:rsidR="0093365B" w:rsidRPr="00EF0283" w:rsidRDefault="0093365B" w:rsidP="00B279F0">
      <w:pPr>
        <w:pStyle w:val="ListParagraph"/>
        <w:numPr>
          <w:ilvl w:val="0"/>
          <w:numId w:val="25"/>
        </w:numPr>
        <w:spacing w:line="276" w:lineRule="auto"/>
        <w:jc w:val="both"/>
        <w:rPr>
          <w:rFonts w:ascii="Times New Roman" w:hAnsi="Times New Roman" w:cs="Times New Roman"/>
          <w:sz w:val="24"/>
          <w:szCs w:val="24"/>
          <w:lang w:val="en-GB"/>
        </w:rPr>
      </w:pPr>
      <w:r w:rsidRPr="00EF0283">
        <w:rPr>
          <w:rFonts w:ascii="Times New Roman" w:hAnsi="Times New Roman" w:cs="Times New Roman"/>
          <w:sz w:val="24"/>
          <w:szCs w:val="24"/>
          <w:lang w:val="en-GB"/>
        </w:rPr>
        <w:t>The author of this extended research project report (including any appendices and/or schedules to this report) owns certain copyright or related rights in it (the “Copyright”) and s/he has given The University of Manchester certain rights to use such Copyright, including for administrative purposes. ii. iii. iv.</w:t>
      </w:r>
    </w:p>
    <w:p w14:paraId="5696EF67" w14:textId="77777777" w:rsidR="00BB111B" w:rsidRPr="00EF0283" w:rsidRDefault="0093365B" w:rsidP="00B279F0">
      <w:pPr>
        <w:pStyle w:val="ListParagraph"/>
        <w:numPr>
          <w:ilvl w:val="0"/>
          <w:numId w:val="25"/>
        </w:numPr>
        <w:spacing w:line="276" w:lineRule="auto"/>
        <w:jc w:val="both"/>
        <w:rPr>
          <w:rFonts w:ascii="Times New Roman" w:hAnsi="Times New Roman" w:cs="Times New Roman"/>
          <w:sz w:val="24"/>
          <w:szCs w:val="24"/>
          <w:lang w:val="en-GB"/>
        </w:rPr>
      </w:pPr>
      <w:r w:rsidRPr="00EF0283">
        <w:rPr>
          <w:rFonts w:ascii="Times New Roman" w:hAnsi="Times New Roman" w:cs="Times New Roman"/>
          <w:sz w:val="24"/>
          <w:szCs w:val="24"/>
          <w:lang w:val="en-GB"/>
        </w:rPr>
        <w:t>Copies of this report,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w:t>
      </w:r>
    </w:p>
    <w:p w14:paraId="3D9246A9" w14:textId="77777777" w:rsidR="00BB111B" w:rsidRPr="00EF0283" w:rsidRDefault="0093365B" w:rsidP="00B279F0">
      <w:pPr>
        <w:pStyle w:val="ListParagraph"/>
        <w:numPr>
          <w:ilvl w:val="0"/>
          <w:numId w:val="25"/>
        </w:numPr>
        <w:spacing w:line="276" w:lineRule="auto"/>
        <w:jc w:val="both"/>
        <w:rPr>
          <w:rFonts w:ascii="Times New Roman" w:hAnsi="Times New Roman" w:cs="Times New Roman"/>
          <w:sz w:val="24"/>
          <w:szCs w:val="24"/>
          <w:lang w:val="en-GB"/>
        </w:rPr>
      </w:pPr>
      <w:r w:rsidRPr="00EF0283">
        <w:rPr>
          <w:rFonts w:ascii="Times New Roman" w:hAnsi="Times New Roman" w:cs="Times New Roman"/>
          <w:sz w:val="24"/>
          <w:szCs w:val="24"/>
          <w:lang w:val="en-GB"/>
        </w:rPr>
        <w:t>The ownership of certain Copyright, patents, designs, trademarks, and other intellectual property (the “Intellectual Property”) and any reproductions of copyright works in the report, for example graphs and tables (“Reproductions”), which may be described in this report,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6DCA6567" w14:textId="683C88DB" w:rsidR="0093365B" w:rsidRDefault="0093365B" w:rsidP="00B279F0">
      <w:pPr>
        <w:pStyle w:val="ListParagraph"/>
        <w:numPr>
          <w:ilvl w:val="0"/>
          <w:numId w:val="25"/>
        </w:numPr>
        <w:spacing w:line="276" w:lineRule="auto"/>
        <w:jc w:val="both"/>
        <w:rPr>
          <w:rFonts w:ascii="Times New Roman" w:hAnsi="Times New Roman" w:cs="Times New Roman"/>
          <w:sz w:val="24"/>
          <w:szCs w:val="24"/>
          <w:lang w:val="en-GB"/>
        </w:rPr>
      </w:pPr>
      <w:r w:rsidRPr="00EF0283">
        <w:rPr>
          <w:rFonts w:ascii="Times New Roman" w:hAnsi="Times New Roman" w:cs="Times New Roman"/>
          <w:sz w:val="24"/>
          <w:szCs w:val="24"/>
          <w:lang w:val="en-GB"/>
        </w:rPr>
        <w:t>Further information on the conditions under which disclosure, publication and commercialisation of this report, the Copyright and any Intellectual Property and/or Reproductions described in it may 17 MSc Data Science take place is available in the University IP Policy (see</w:t>
      </w:r>
      <w:r w:rsidR="00136CC3" w:rsidRPr="00EF0283">
        <w:rPr>
          <w:rFonts w:ascii="Times New Roman" w:hAnsi="Times New Roman" w:cs="Times New Roman"/>
          <w:sz w:val="24"/>
          <w:szCs w:val="24"/>
          <w:lang w:val="en-GB"/>
        </w:rPr>
        <w:t xml:space="preserve"> </w:t>
      </w:r>
      <w:r w:rsidRPr="00EF0283">
        <w:rPr>
          <w:rFonts w:ascii="Times New Roman" w:hAnsi="Times New Roman" w:cs="Times New Roman"/>
          <w:sz w:val="24"/>
          <w:szCs w:val="24"/>
          <w:lang w:val="en-GB"/>
        </w:rPr>
        <w:t>https://documents.manchester.ac.uk/display.aspx?DocID=24420), in any relevant dissertation restriction declarations deposited in the University Library, The University Library’s regulations (see https://www.library.manchester.ac.uk/about/regulations/) and in The University’s Guidance for the Presentation of dissertations.</w:t>
      </w:r>
    </w:p>
    <w:p w14:paraId="225B9223" w14:textId="77777777" w:rsidR="00851560" w:rsidRDefault="00851560" w:rsidP="00851560">
      <w:pPr>
        <w:pStyle w:val="ListParagraph"/>
        <w:spacing w:line="276" w:lineRule="auto"/>
        <w:jc w:val="both"/>
        <w:rPr>
          <w:rFonts w:ascii="Times New Roman" w:hAnsi="Times New Roman" w:cs="Times New Roman"/>
          <w:sz w:val="24"/>
          <w:szCs w:val="24"/>
          <w:lang w:val="en-GB"/>
        </w:rPr>
      </w:pPr>
    </w:p>
    <w:p w14:paraId="20C10C9C" w14:textId="77777777" w:rsidR="00851560" w:rsidRDefault="00851560" w:rsidP="00851560">
      <w:pPr>
        <w:pStyle w:val="ListParagraph"/>
        <w:spacing w:line="276" w:lineRule="auto"/>
        <w:jc w:val="both"/>
        <w:rPr>
          <w:rFonts w:ascii="Times New Roman" w:hAnsi="Times New Roman" w:cs="Times New Roman"/>
          <w:sz w:val="24"/>
          <w:szCs w:val="24"/>
          <w:lang w:val="en-GB"/>
        </w:rPr>
      </w:pPr>
    </w:p>
    <w:p w14:paraId="20957E44" w14:textId="77777777" w:rsidR="00B279F0" w:rsidRPr="00851560" w:rsidRDefault="00B279F0" w:rsidP="00851560">
      <w:pPr>
        <w:jc w:val="center"/>
        <w:rPr>
          <w:rFonts w:ascii="Times New Roman" w:hAnsi="Times New Roman" w:cs="Times New Roman"/>
          <w:b/>
          <w:bCs/>
          <w:sz w:val="24"/>
          <w:szCs w:val="24"/>
          <w:lang w:val="en-GB"/>
        </w:rPr>
      </w:pPr>
      <w:r w:rsidRPr="00851560">
        <w:rPr>
          <w:rFonts w:ascii="Times New Roman" w:hAnsi="Times New Roman" w:cs="Times New Roman"/>
          <w:b/>
          <w:bCs/>
          <w:sz w:val="24"/>
          <w:szCs w:val="24"/>
          <w:lang w:val="en-GB"/>
        </w:rPr>
        <w:t>DECLARATION</w:t>
      </w:r>
    </w:p>
    <w:p w14:paraId="2219BBF0" w14:textId="77777777" w:rsidR="00B279F0" w:rsidRPr="00017E05" w:rsidRDefault="00B279F0" w:rsidP="00B279F0">
      <w:pPr>
        <w:rPr>
          <w:lang w:val="en-GB"/>
        </w:rPr>
      </w:pPr>
    </w:p>
    <w:p w14:paraId="64F85368" w14:textId="04212915" w:rsidR="00B279F0" w:rsidRDefault="00B279F0" w:rsidP="00B279F0">
      <w:pPr>
        <w:spacing w:line="276" w:lineRule="auto"/>
        <w:ind w:left="708"/>
        <w:jc w:val="both"/>
        <w:rPr>
          <w:rFonts w:ascii="Times New Roman" w:hAnsi="Times New Roman" w:cs="Times New Roman"/>
          <w:sz w:val="24"/>
          <w:szCs w:val="24"/>
          <w:lang w:val="en-GB"/>
        </w:rPr>
      </w:pPr>
      <w:r w:rsidRPr="00E34AC3">
        <w:rPr>
          <w:rFonts w:ascii="Times New Roman" w:hAnsi="Times New Roman" w:cs="Times New Roman"/>
          <w:sz w:val="24"/>
          <w:szCs w:val="24"/>
          <w:lang w:val="en-GB"/>
        </w:rPr>
        <w:t>No portion of the work referred to in this extended research project report has been submitted in support of an application for another degree or qualification of this or any other university or other institute of learning</w:t>
      </w:r>
      <w:r>
        <w:rPr>
          <w:rFonts w:ascii="Times New Roman" w:hAnsi="Times New Roman" w:cs="Times New Roman"/>
          <w:sz w:val="24"/>
          <w:szCs w:val="24"/>
          <w:lang w:val="en-GB"/>
        </w:rPr>
        <w:t>.</w:t>
      </w:r>
    </w:p>
    <w:p w14:paraId="70BC3180" w14:textId="77777777" w:rsidR="00B04EE2" w:rsidRDefault="00B04EE2" w:rsidP="00B279F0">
      <w:pPr>
        <w:spacing w:line="276" w:lineRule="auto"/>
        <w:ind w:left="708"/>
        <w:jc w:val="both"/>
        <w:rPr>
          <w:rFonts w:ascii="Times New Roman" w:hAnsi="Times New Roman" w:cs="Times New Roman"/>
          <w:sz w:val="24"/>
          <w:szCs w:val="24"/>
          <w:lang w:val="en-GB"/>
        </w:rPr>
      </w:pPr>
    </w:p>
    <w:p w14:paraId="06F576E1" w14:textId="77777777" w:rsidR="00B04EE2" w:rsidRDefault="00B04EE2">
      <w:pPr>
        <w:rPr>
          <w:rFonts w:ascii="Times New Roman" w:eastAsiaTheme="majorEastAsia" w:hAnsi="Times New Roman" w:cstheme="majorBidi"/>
          <w:b/>
          <w:bCs/>
          <w:sz w:val="24"/>
          <w:szCs w:val="40"/>
          <w:lang w:val="en-GB"/>
        </w:rPr>
      </w:pPr>
      <w:r>
        <w:rPr>
          <w:b/>
          <w:bCs/>
          <w:lang w:val="en-GB"/>
        </w:rPr>
        <w:br w:type="page"/>
      </w:r>
    </w:p>
    <w:p w14:paraId="3B016F29" w14:textId="362D67D7" w:rsidR="00B04EE2" w:rsidRDefault="00B04EE2" w:rsidP="00B04EE2">
      <w:pPr>
        <w:pStyle w:val="Heading1"/>
        <w:rPr>
          <w:b/>
          <w:bCs/>
          <w:lang w:val="en-GB"/>
        </w:rPr>
      </w:pPr>
      <w:bookmarkStart w:id="0" w:name="_Toc207365445"/>
      <w:r w:rsidRPr="00B04EE2">
        <w:rPr>
          <w:b/>
          <w:bCs/>
          <w:lang w:val="en-GB"/>
        </w:rPr>
        <w:lastRenderedPageBreak/>
        <w:t>ABSTRACT</w:t>
      </w:r>
      <w:bookmarkEnd w:id="0"/>
    </w:p>
    <w:p w14:paraId="7897D2FE" w14:textId="77777777" w:rsidR="00B04EE2" w:rsidRDefault="00B04EE2" w:rsidP="00B04EE2">
      <w:pPr>
        <w:spacing w:line="360" w:lineRule="auto"/>
        <w:jc w:val="both"/>
        <w:rPr>
          <w:rFonts w:ascii="Times New Roman" w:hAnsi="Times New Roman" w:cs="Times New Roman"/>
          <w:b/>
          <w:bCs/>
          <w:sz w:val="24"/>
          <w:szCs w:val="24"/>
          <w:lang w:val="en-GB"/>
        </w:rPr>
      </w:pPr>
    </w:p>
    <w:p w14:paraId="0AE65BE8" w14:textId="28AC647D" w:rsidR="00B04EE2" w:rsidRDefault="00B04EE2" w:rsidP="00B04EE2">
      <w:pPr>
        <w:spacing w:line="360" w:lineRule="auto"/>
        <w:jc w:val="both"/>
        <w:rPr>
          <w:rFonts w:ascii="Times New Roman" w:hAnsi="Times New Roman" w:cs="Times New Roman"/>
          <w:sz w:val="24"/>
          <w:szCs w:val="24"/>
          <w:lang w:val="en-GB"/>
        </w:rPr>
      </w:pPr>
      <w:commentRangeStart w:id="1"/>
      <w:r w:rsidRPr="00877149">
        <w:rPr>
          <w:rFonts w:ascii="Times New Roman" w:hAnsi="Times New Roman" w:cs="Times New Roman"/>
          <w:sz w:val="24"/>
          <w:szCs w:val="24"/>
          <w:lang w:val="en-GB"/>
        </w:rPr>
        <w:t>Tropical forests</w:t>
      </w:r>
      <w:commentRangeEnd w:id="1"/>
      <w:r w:rsidRPr="00877149">
        <w:rPr>
          <w:rFonts w:ascii="Times New Roman" w:hAnsi="Times New Roman" w:cs="Times New Roman"/>
          <w:sz w:val="24"/>
          <w:szCs w:val="24"/>
          <w:lang w:val="en-GB"/>
        </w:rPr>
        <w:t xml:space="preserve"> </w:t>
      </w:r>
      <w:r w:rsidRPr="00877149">
        <w:rPr>
          <w:rStyle w:val="CommentReference"/>
          <w:sz w:val="24"/>
          <w:szCs w:val="24"/>
          <w:lang w:val="en-GB"/>
        </w:rPr>
        <w:commentReference w:id="1"/>
      </w:r>
      <w:r w:rsidRPr="00877149">
        <w:rPr>
          <w:rFonts w:ascii="Times New Roman" w:hAnsi="Times New Roman" w:cs="Times New Roman"/>
          <w:sz w:val="24"/>
          <w:szCs w:val="24"/>
          <w:lang w:val="en-GB"/>
        </w:rPr>
        <w:t xml:space="preserve"> are under severe threat from deforestation, and traditional monitoring methods are inadequate for the scale and urgency of this crisis. The application of deep learning for this task is often hindered by a critical bottleneck: the scarcity of large-scale, accurately labelled training data. This study directly confronts this challenge by developing and implementing a novel, automated pipeline that leverages Google Earth Engine to process Sentinel-2 satellite imagery and Google's Dynamic World dataset to generate pseudo ground-truth labels. To address severe class imbalance that caused initial model failure, a nuanced 4-class land cover problem (Trees, Grass, Shrub/Scrub, Other) was formulated with inverse frequency class weighting, before comparing a standard U-Net and an Attention U-Net architecture. The results demonstrate that the Attention U-Net outperformed the standard U-Net, achieving a peak validation Mean Intersection-over-Union (</w:t>
      </w:r>
      <w:proofErr w:type="spellStart"/>
      <w:r w:rsidRPr="00877149">
        <w:rPr>
          <w:rFonts w:ascii="Times New Roman" w:hAnsi="Times New Roman" w:cs="Times New Roman"/>
          <w:sz w:val="24"/>
          <w:szCs w:val="24"/>
          <w:lang w:val="en-GB"/>
        </w:rPr>
        <w:t>IoU</w:t>
      </w:r>
      <w:proofErr w:type="spellEnd"/>
      <w:r w:rsidRPr="00877149">
        <w:rPr>
          <w:rFonts w:ascii="Times New Roman" w:hAnsi="Times New Roman" w:cs="Times New Roman"/>
          <w:sz w:val="24"/>
          <w:szCs w:val="24"/>
          <w:lang w:val="en-GB"/>
        </w:rPr>
        <w:t>) of 0.674 compared to 0.609 for the standard U-Net. In the final binary (Forest vs. Non-Forest) evaluation, the Attention U-Net delivered more balanced and effective performance, with a Forest F1-score of 0.93 and a recall of 0.90, compared to the standard U-Net’s F1-score of 0.91 and recall of 0.85. The validated Attention U-Net was then applied to a 4,430 km² deforestation hotspot in the San José del Guaviare region, quantifying a net forest loss of 177.30 km² between 2021 and 2023. This work establishes a complete, scalable, and reproducible workflow that can be adapted for near-real-time deforestation monitoring, providing a foundational tool to support timely conservation interventions and strategic policymaking.</w:t>
      </w:r>
    </w:p>
    <w:p w14:paraId="1818CFBE" w14:textId="77777777" w:rsidR="00B04EE2" w:rsidRPr="00B04EE2" w:rsidRDefault="00B04EE2" w:rsidP="00B04EE2">
      <w:pPr>
        <w:rPr>
          <w:lang w:val="en-GB"/>
        </w:rPr>
      </w:pPr>
    </w:p>
    <w:p w14:paraId="06F6A6C6" w14:textId="56D044C0" w:rsidR="00CA2906" w:rsidRPr="00C67254" w:rsidRDefault="00FB455C" w:rsidP="0048090E">
      <w:pPr>
        <w:pStyle w:val="Heading1"/>
        <w:numPr>
          <w:ilvl w:val="0"/>
          <w:numId w:val="27"/>
        </w:numPr>
        <w:rPr>
          <w:b/>
          <w:bCs/>
          <w:lang w:val="en-GB"/>
        </w:rPr>
      </w:pPr>
      <w:r>
        <w:rPr>
          <w:lang w:val="en-GB"/>
        </w:rPr>
        <w:br w:type="page"/>
      </w:r>
      <w:bookmarkStart w:id="2" w:name="_Toc207365446"/>
      <w:commentRangeStart w:id="3"/>
      <w:r w:rsidR="006F6747" w:rsidRPr="00C67254">
        <w:rPr>
          <w:b/>
          <w:bCs/>
          <w:lang w:val="en-GB"/>
        </w:rPr>
        <w:lastRenderedPageBreak/>
        <w:t>INTRODUCTION</w:t>
      </w:r>
      <w:commentRangeEnd w:id="3"/>
      <w:r w:rsidR="0024737B" w:rsidRPr="00C67254">
        <w:rPr>
          <w:rStyle w:val="CommentReference"/>
          <w:rFonts w:cs="Times New Roman"/>
          <w:b/>
          <w:bCs/>
          <w:sz w:val="24"/>
          <w:szCs w:val="24"/>
          <w:lang w:val="en-GB"/>
        </w:rPr>
        <w:commentReference w:id="3"/>
      </w:r>
      <w:bookmarkEnd w:id="2"/>
    </w:p>
    <w:p w14:paraId="36398483" w14:textId="77777777" w:rsidR="0084331C" w:rsidRPr="009B5E54" w:rsidRDefault="0084331C" w:rsidP="0084331C">
      <w:pPr>
        <w:pStyle w:val="ListParagraph"/>
        <w:ind w:left="1080"/>
        <w:rPr>
          <w:rFonts w:ascii="Times New Roman" w:hAnsi="Times New Roman" w:cs="Times New Roman"/>
          <w:lang w:val="en-GB"/>
        </w:rPr>
      </w:pPr>
    </w:p>
    <w:p w14:paraId="37186781" w14:textId="6300EC55"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Tropical forests, often described as the "lungs of the planet," are critical reservoirs of biodiversity and essential regulators of the global climate</w:t>
      </w:r>
      <w:r w:rsidR="00D85377" w:rsidRPr="00CD4C14">
        <w:rPr>
          <w:rFonts w:ascii="Times New Roman" w:hAnsi="Times New Roman" w:cs="Times New Roman"/>
          <w:sz w:val="24"/>
          <w:szCs w:val="24"/>
          <w:lang w:val="en-GB"/>
        </w:rPr>
        <w:t xml:space="preserve"> </w:t>
      </w:r>
      <w:r w:rsidR="00F57EEB" w:rsidRPr="00CD4C14">
        <w:rPr>
          <w:rFonts w:ascii="Times New Roman" w:hAnsi="Times New Roman" w:cs="Times New Roman"/>
          <w:noProof/>
          <w:sz w:val="24"/>
          <w:szCs w:val="24"/>
          <w:lang w:val="en-GB"/>
        </w:rPr>
        <w:fldChar w:fldCharType="begin"/>
      </w:r>
      <w:r w:rsidR="00F57EEB" w:rsidRPr="00CD4C14">
        <w:rPr>
          <w:rFonts w:ascii="Times New Roman" w:hAnsi="Times New Roman" w:cs="Times New Roman"/>
          <w:noProof/>
          <w:sz w:val="24"/>
          <w:szCs w:val="24"/>
          <w:lang w:val="en-GB"/>
        </w:rPr>
        <w:instrText xml:space="preserve"> ADDIN EN.CITE &lt;EndNote&gt;&lt;Cite&gt;&lt;Author&gt;UNEP&lt;/Author&gt;&lt;Year&gt;2020&lt;/Year&gt;&lt;RecNum&gt;4&lt;/RecNum&gt;&lt;DisplayText&gt;(UNEP, 2020)&lt;/DisplayText&gt;&lt;record&gt;&lt;rec-number&gt;4&lt;/rec-number&gt;&lt;foreign-keys&gt;&lt;key app="EN" db-id="ddzs05prgtzf9ieftdkvtavhdv2e2td05frt" timestamp="1753094669" guid="4102d8ae-c44a-499a-8cb3-2f46c8a77ab7"&gt;4&lt;/key&gt;&lt;/foreign-keys&gt;&lt;ref-type name="Report"&gt;27&lt;/ref-type&gt;&lt;contributors&gt;&lt;authors&gt;&lt;author&gt;FAO and UNEP&lt;/author&gt;&lt;/authors&gt;&lt;/contributors&gt;&lt;titles&gt;&lt;title&gt;The State of the World&amp;apos;s Forests 2020: Forests, Biodiversity and People&lt;/title&gt;&lt;/titles&gt;&lt;pages&gt;277-277&lt;/pages&gt;&lt;volume&gt;20&lt;/volume&gt;&lt;keywords&gt;&lt;keyword&gt;Biodiversity&lt;/keyword&gt;&lt;keyword&gt;Conservation&lt;/keyword&gt;&lt;keyword&gt;Sustainable development&lt;/keyword&gt;&lt;keyword&gt;Wildlife conservation&lt;/keyword&gt;&lt;/keywords&gt;&lt;dates&gt;&lt;year&gt;2020&lt;/year&gt;&lt;/dates&gt;&lt;pub-location&gt;Rome&lt;/pub-location&gt;&lt;publisher&gt;Food and Agriculture Organization (FAO) and  United Nations Environment Programme (UNEP)&lt;/publisher&gt;&lt;isbn&gt;0972-6721&lt;/isbn&gt;&lt;urls&gt;&lt;/urls&gt;&lt;electronic-resource-num&gt;https://doi.org/10.4060/ca8642en&lt;/electronic-resource-num&gt;&lt;/record&gt;&lt;/Cite&gt;&lt;/EndNote&gt;</w:instrText>
      </w:r>
      <w:r w:rsidR="00F57EEB" w:rsidRPr="00CD4C14">
        <w:rPr>
          <w:rFonts w:ascii="Times New Roman" w:hAnsi="Times New Roman" w:cs="Times New Roman"/>
          <w:noProof/>
          <w:sz w:val="24"/>
          <w:szCs w:val="24"/>
          <w:lang w:val="en-GB"/>
        </w:rPr>
        <w:fldChar w:fldCharType="separate"/>
      </w:r>
      <w:r w:rsidR="00F57EEB" w:rsidRPr="00CD4C14">
        <w:rPr>
          <w:rFonts w:ascii="Times New Roman" w:hAnsi="Times New Roman" w:cs="Times New Roman"/>
          <w:noProof/>
          <w:sz w:val="24"/>
          <w:szCs w:val="24"/>
          <w:lang w:val="en-GB"/>
        </w:rPr>
        <w:t>(</w:t>
      </w:r>
      <w:r w:rsidR="00C40C3C" w:rsidRPr="00CD4C14">
        <w:rPr>
          <w:rFonts w:ascii="Times New Roman" w:hAnsi="Times New Roman" w:cs="Times New Roman"/>
          <w:noProof/>
          <w:sz w:val="24"/>
          <w:szCs w:val="24"/>
          <w:lang w:val="en-GB"/>
        </w:rPr>
        <w:t>UNEP and FAO</w:t>
      </w:r>
      <w:r w:rsidR="00F57EEB" w:rsidRPr="00CD4C14">
        <w:rPr>
          <w:rFonts w:ascii="Times New Roman" w:hAnsi="Times New Roman" w:cs="Times New Roman"/>
          <w:noProof/>
          <w:sz w:val="24"/>
          <w:szCs w:val="24"/>
          <w:lang w:val="en-GB"/>
        </w:rPr>
        <w:t>, 2020)</w:t>
      </w:r>
      <w:r w:rsidR="00F57EEB" w:rsidRPr="00CD4C14">
        <w:rPr>
          <w:rFonts w:ascii="Times New Roman" w:hAnsi="Times New Roman" w:cs="Times New Roman"/>
          <w:noProof/>
          <w:sz w:val="24"/>
          <w:szCs w:val="24"/>
          <w:lang w:val="en-GB"/>
        </w:rPr>
        <w:fldChar w:fldCharType="end"/>
      </w:r>
      <w:r w:rsidR="00AE258B" w:rsidRPr="00CD4C14">
        <w:rPr>
          <w:rFonts w:ascii="Times New Roman" w:hAnsi="Times New Roman" w:cs="Times New Roman"/>
          <w:noProof/>
          <w:sz w:val="24"/>
          <w:szCs w:val="24"/>
          <w:lang w:val="en-GB"/>
        </w:rPr>
        <w:t>.</w:t>
      </w:r>
      <w:r w:rsidR="00E423EB"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Among the nations gifted with this vital resource, Colombia stands out as one of the most biodiverse countries per square kilometre, hosting nearly 10% of the world's species within its varied ecosystems</w:t>
      </w:r>
      <w:r w:rsidR="00EB1AA1" w:rsidRPr="00CD4C14">
        <w:rPr>
          <w:rFonts w:ascii="Times New Roman" w:hAnsi="Times New Roman" w:cs="Times New Roman"/>
          <w:sz w:val="24"/>
          <w:szCs w:val="24"/>
          <w:lang w:val="en-GB"/>
        </w:rPr>
        <w:t>, where nearly 1,900 species of birds, 67 mammals, and more than 130,000 plant species are found</w:t>
      </w:r>
      <w:r w:rsidR="00893DFC" w:rsidRPr="00CD4C14">
        <w:rPr>
          <w:rFonts w:ascii="Times New Roman" w:hAnsi="Times New Roman" w:cs="Times New Roman"/>
          <w:sz w:val="24"/>
          <w:szCs w:val="24"/>
          <w:lang w:val="en-GB"/>
        </w:rPr>
        <w:t xml:space="preserve"> </w:t>
      </w:r>
      <w:r w:rsidR="00893DFC" w:rsidRPr="00CD4C14">
        <w:rPr>
          <w:rFonts w:ascii="Times New Roman" w:hAnsi="Times New Roman" w:cs="Times New Roman"/>
          <w:sz w:val="24"/>
          <w:szCs w:val="24"/>
          <w:lang w:val="en-GB"/>
        </w:rPr>
        <w:fldChar w:fldCharType="begin"/>
      </w:r>
      <w:r w:rsidR="008E0974" w:rsidRPr="00CD4C14">
        <w:rPr>
          <w:rFonts w:ascii="Times New Roman" w:hAnsi="Times New Roman" w:cs="Times New Roman"/>
          <w:sz w:val="24"/>
          <w:szCs w:val="24"/>
          <w:lang w:val="en-GB"/>
        </w:rPr>
        <w:instrText xml:space="preserve"> ADDIN EN.CITE &lt;EndNote&gt;&lt;Cite&gt;&lt;Author&gt;Procolombia&lt;/Author&gt;&lt;Year&gt;2023&lt;/Year&gt;&lt;RecNum&gt;5&lt;/RecNum&gt;&lt;DisplayText&gt;(Procolombia, 2023)&lt;/DisplayText&gt;&lt;record&gt;&lt;rec-number&gt;5&lt;/rec-number&gt;&lt;foreign-keys&gt;&lt;key app="EN" db-id="ddzs05prgtzf9ieftdkvtavhdv2e2td05frt" timestamp="1753098747" guid="1da57a14-d086-48f2-af2c-0370d9641124"&gt;5&lt;/key&gt;&lt;/foreign-keys&gt;&lt;ref-type name="Web Page"&gt;12&lt;/ref-type&gt;&lt;contributors&gt;&lt;authors&gt;&lt;author&gt;Procolombia&lt;/author&gt;&lt;/authors&gt;&lt;/contributors&gt;&lt;titles&gt;&lt;title&gt;Amazonia Region: Colombia&amp;apos;s green lung&lt;/title&gt;&lt;/titles&gt;&lt;dates&gt;&lt;year&gt;2023&lt;/year&gt;&lt;/dates&gt;&lt;urls&gt;&lt;related-urls&gt;&lt;url&gt;https://colombia.co/en/colombia-country/geography-and-environment/amazonia-region&lt;/url&gt;&lt;/related-urls&gt;&lt;/urls&gt;&lt;/record&gt;&lt;/Cite&gt;&lt;/EndNote&gt;</w:instrText>
      </w:r>
      <w:r w:rsidR="00893DFC" w:rsidRPr="00CD4C14">
        <w:rPr>
          <w:rFonts w:ascii="Times New Roman" w:hAnsi="Times New Roman" w:cs="Times New Roman"/>
          <w:sz w:val="24"/>
          <w:szCs w:val="24"/>
          <w:lang w:val="en-GB"/>
        </w:rPr>
        <w:fldChar w:fldCharType="separate"/>
      </w:r>
      <w:r w:rsidR="00334B51" w:rsidRPr="00CD4C14">
        <w:rPr>
          <w:rFonts w:ascii="Times New Roman" w:hAnsi="Times New Roman" w:cs="Times New Roman"/>
          <w:noProof/>
          <w:sz w:val="24"/>
          <w:szCs w:val="24"/>
          <w:lang w:val="en-GB"/>
        </w:rPr>
        <w:t>(Procolombia, 2023)</w:t>
      </w:r>
      <w:r w:rsidR="00893DFC" w:rsidRPr="00CD4C14">
        <w:rPr>
          <w:rFonts w:ascii="Times New Roman" w:hAnsi="Times New Roman" w:cs="Times New Roman"/>
          <w:sz w:val="24"/>
          <w:szCs w:val="24"/>
          <w:lang w:val="en-GB"/>
        </w:rPr>
        <w:fldChar w:fldCharType="end"/>
      </w:r>
      <w:r w:rsidR="00EB1AA1"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 xml:space="preserve"> The Colombian Amazon, </w:t>
      </w:r>
      <w:r w:rsidR="00085EB6" w:rsidRPr="00CD4C14">
        <w:rPr>
          <w:rFonts w:ascii="Times New Roman" w:hAnsi="Times New Roman" w:cs="Times New Roman"/>
          <w:sz w:val="24"/>
          <w:szCs w:val="24"/>
          <w:lang w:val="en-GB"/>
        </w:rPr>
        <w:t>with a size of 483,119 km</w:t>
      </w:r>
      <w:r w:rsidR="00085EB6" w:rsidRPr="00CD4C14">
        <w:rPr>
          <w:rFonts w:ascii="Times New Roman" w:hAnsi="Times New Roman" w:cs="Times New Roman"/>
          <w:sz w:val="24"/>
          <w:szCs w:val="24"/>
          <w:vertAlign w:val="superscript"/>
          <w:lang w:val="en-GB"/>
        </w:rPr>
        <w:t>2</w:t>
      </w:r>
      <w:r w:rsidR="000361B3" w:rsidRPr="00CD4C14">
        <w:rPr>
          <w:rFonts w:ascii="Times New Roman" w:hAnsi="Times New Roman" w:cs="Times New Roman"/>
          <w:sz w:val="24"/>
          <w:szCs w:val="24"/>
          <w:lang w:val="en-GB"/>
        </w:rPr>
        <w:t xml:space="preserve"> and </w:t>
      </w:r>
      <w:r w:rsidR="000A531E" w:rsidRPr="00CD4C14">
        <w:rPr>
          <w:rFonts w:ascii="Times New Roman" w:hAnsi="Times New Roman" w:cs="Times New Roman"/>
          <w:sz w:val="24"/>
          <w:szCs w:val="24"/>
          <w:lang w:val="en-GB"/>
        </w:rPr>
        <w:t xml:space="preserve">covering </w:t>
      </w:r>
      <w:r w:rsidRPr="00CD4C14">
        <w:rPr>
          <w:rFonts w:ascii="Times New Roman" w:hAnsi="Times New Roman" w:cs="Times New Roman"/>
          <w:sz w:val="24"/>
          <w:szCs w:val="24"/>
          <w:lang w:val="en-GB"/>
        </w:rPr>
        <w:t>42% of the national territory, is a cornerstone of this natural heritage, containing an extraordinary wealth of life, and serving as the ancestral home for numerous Indigenous communities</w:t>
      </w:r>
      <w:r w:rsidR="00460D8E" w:rsidRPr="00CD4C14">
        <w:rPr>
          <w:rFonts w:ascii="Times New Roman" w:hAnsi="Times New Roman" w:cs="Times New Roman"/>
          <w:sz w:val="24"/>
          <w:szCs w:val="24"/>
          <w:lang w:val="en-GB"/>
        </w:rPr>
        <w:t xml:space="preserve"> </w:t>
      </w:r>
      <w:r w:rsidR="008E0974" w:rsidRPr="00CD4C14">
        <w:rPr>
          <w:rFonts w:ascii="Times New Roman" w:hAnsi="Times New Roman" w:cs="Times New Roman"/>
          <w:sz w:val="24"/>
          <w:szCs w:val="24"/>
          <w:lang w:val="en-GB"/>
        </w:rPr>
        <w:fldChar w:fldCharType="begin"/>
      </w:r>
      <w:r w:rsidR="00E27604" w:rsidRPr="00CD4C14">
        <w:rPr>
          <w:rFonts w:ascii="Times New Roman" w:hAnsi="Times New Roman" w:cs="Times New Roman"/>
          <w:sz w:val="24"/>
          <w:szCs w:val="24"/>
          <w:lang w:val="en-GB"/>
        </w:rPr>
        <w:instrText xml:space="preserve"> ADDIN EN.CITE &lt;EndNote&gt;&lt;Cite&gt;&lt;Author&gt;SIAT&lt;/Author&gt;&lt;Year&gt;2023&lt;/Year&gt;&lt;RecNum&gt;6&lt;/RecNum&gt;&lt;DisplayText&gt;(SIAT, 2023)&lt;/DisplayText&gt;&lt;record&gt;&lt;rec-number&gt;6&lt;/rec-number&gt;&lt;foreign-keys&gt;&lt;key app="EN" db-id="ddzs05prgtzf9ieftdkvtavhdv2e2td05frt" timestamp="1753099639" guid="0d73433e-89b5-4d96-9584-7c4407369a8f"&gt;6&lt;/key&gt;&lt;/foreign-keys&gt;&lt;ref-type name="Web Page"&gt;12&lt;/ref-type&gt;&lt;contributors&gt;&lt;authors&gt;&lt;author&gt;SIAT&lt;/author&gt;&lt;/authors&gt;&lt;/contributors&gt;&lt;titles&gt;&lt;title&gt;La Amazonia colombiana&lt;/title&gt;&lt;/titles&gt;&lt;volume&gt;2025&lt;/volume&gt;&lt;number&gt;7 July 2025&lt;/number&gt;&lt;dates&gt;&lt;year&gt;2023&lt;/year&gt;&lt;/dates&gt;&lt;publisher&gt;SIAT&lt;/publisher&gt;&lt;urls&gt;&lt;related-urls&gt;&lt;url&gt;https://siatac.co/la-amazonia-colombiana/&lt;/url&gt;&lt;/related-urls&gt;&lt;/urls&gt;&lt;/record&gt;&lt;/Cite&gt;&lt;/EndNote&gt;</w:instrText>
      </w:r>
      <w:r w:rsidR="008E0974" w:rsidRPr="00CD4C14">
        <w:rPr>
          <w:rFonts w:ascii="Times New Roman" w:hAnsi="Times New Roman" w:cs="Times New Roman"/>
          <w:sz w:val="24"/>
          <w:szCs w:val="24"/>
          <w:lang w:val="en-GB"/>
        </w:rPr>
        <w:fldChar w:fldCharType="separate"/>
      </w:r>
      <w:r w:rsidR="00872298" w:rsidRPr="00CD4C14">
        <w:rPr>
          <w:rFonts w:ascii="Times New Roman" w:hAnsi="Times New Roman" w:cs="Times New Roman"/>
          <w:noProof/>
          <w:sz w:val="24"/>
          <w:szCs w:val="24"/>
          <w:lang w:val="en-GB"/>
        </w:rPr>
        <w:t>(SIAT, 2023)</w:t>
      </w:r>
      <w:r w:rsidR="008E0974" w:rsidRPr="00CD4C14">
        <w:rPr>
          <w:rFonts w:ascii="Times New Roman" w:hAnsi="Times New Roman" w:cs="Times New Roman"/>
          <w:sz w:val="24"/>
          <w:szCs w:val="24"/>
          <w:lang w:val="en-GB"/>
        </w:rPr>
        <w:fldChar w:fldCharType="end"/>
      </w:r>
      <w:r w:rsidR="00460D8E" w:rsidRPr="00CD4C14">
        <w:rPr>
          <w:rFonts w:ascii="Times New Roman" w:hAnsi="Times New Roman" w:cs="Times New Roman"/>
          <w:sz w:val="24"/>
          <w:szCs w:val="24"/>
          <w:lang w:val="en-GB"/>
        </w:rPr>
        <w:t>.</w:t>
      </w:r>
    </w:p>
    <w:p w14:paraId="3E479522" w14:textId="3BA89662"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Despite their</w:t>
      </w:r>
      <w:r w:rsidR="00E331C8"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ecological and cultural significance, these forests are under severe and escalating threat. According to data from Colombia's Institute of Hydrology, Meteorology and Environmental Studies </w:t>
      </w:r>
      <w:r w:rsidR="005A71D1" w:rsidRPr="00CD4C14">
        <w:rPr>
          <w:rFonts w:ascii="Times New Roman" w:hAnsi="Times New Roman" w:cs="Times New Roman"/>
          <w:sz w:val="24"/>
          <w:szCs w:val="24"/>
          <w:lang w:val="en-GB"/>
        </w:rPr>
        <w:fldChar w:fldCharType="begin"/>
      </w:r>
      <w:r w:rsidR="009A77D4" w:rsidRPr="00CD4C14">
        <w:rPr>
          <w:rFonts w:ascii="Times New Roman" w:hAnsi="Times New Roman" w:cs="Times New Roman"/>
          <w:sz w:val="24"/>
          <w:szCs w:val="24"/>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5A71D1" w:rsidRPr="00CD4C14">
        <w:rPr>
          <w:rFonts w:ascii="Times New Roman" w:hAnsi="Times New Roman" w:cs="Times New Roman"/>
          <w:sz w:val="24"/>
          <w:szCs w:val="24"/>
          <w:lang w:val="en-GB"/>
        </w:rPr>
        <w:fldChar w:fldCharType="separate"/>
      </w:r>
      <w:r w:rsidR="005A71D1" w:rsidRPr="00CD4C14">
        <w:rPr>
          <w:rFonts w:ascii="Times New Roman" w:hAnsi="Times New Roman" w:cs="Times New Roman"/>
          <w:noProof/>
          <w:sz w:val="24"/>
          <w:szCs w:val="24"/>
          <w:lang w:val="en-GB"/>
        </w:rPr>
        <w:t>(IDEAM, 2024)</w:t>
      </w:r>
      <w:r w:rsidR="005A71D1" w:rsidRPr="00CD4C14">
        <w:rPr>
          <w:rFonts w:ascii="Times New Roman" w:hAnsi="Times New Roman" w:cs="Times New Roman"/>
          <w:sz w:val="24"/>
          <w:szCs w:val="24"/>
          <w:lang w:val="en-GB"/>
        </w:rPr>
        <w:fldChar w:fldCharType="end"/>
      </w:r>
      <w:r w:rsidR="005A71D1"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the nation has been grappling with alarming deforestation rates, with </w:t>
      </w:r>
      <w:r w:rsidR="002260D1" w:rsidRPr="00CD4C14">
        <w:rPr>
          <w:rFonts w:ascii="Times New Roman" w:hAnsi="Times New Roman" w:cs="Times New Roman"/>
          <w:sz w:val="24"/>
          <w:szCs w:val="24"/>
          <w:lang w:val="en-GB"/>
        </w:rPr>
        <w:t>123,517</w:t>
      </w:r>
      <w:r w:rsidRPr="00CD4C14">
        <w:rPr>
          <w:rFonts w:ascii="Times New Roman" w:hAnsi="Times New Roman" w:cs="Times New Roman"/>
          <w:sz w:val="24"/>
          <w:szCs w:val="24"/>
          <w:lang w:val="en-GB"/>
        </w:rPr>
        <w:t xml:space="preserve"> hectares lost in 202</w:t>
      </w:r>
      <w:r w:rsidR="00593AB3" w:rsidRPr="00CD4C14">
        <w:rPr>
          <w:rFonts w:ascii="Times New Roman" w:hAnsi="Times New Roman" w:cs="Times New Roman"/>
          <w:sz w:val="24"/>
          <w:szCs w:val="24"/>
          <w:lang w:val="en-GB"/>
        </w:rPr>
        <w:t>2</w:t>
      </w:r>
      <w:r w:rsidRPr="00CD4C14">
        <w:rPr>
          <w:rFonts w:ascii="Times New Roman" w:hAnsi="Times New Roman" w:cs="Times New Roman"/>
          <w:sz w:val="24"/>
          <w:szCs w:val="24"/>
          <w:lang w:val="en-GB"/>
        </w:rPr>
        <w:t xml:space="preserve"> alone</w:t>
      </w:r>
      <w:r w:rsidR="005679DE" w:rsidRPr="00CD4C14">
        <w:rPr>
          <w:rFonts w:ascii="Times New Roman" w:hAnsi="Times New Roman" w:cs="Times New Roman"/>
          <w:sz w:val="24"/>
          <w:szCs w:val="24"/>
          <w:lang w:val="en-GB"/>
        </w:rPr>
        <w:t xml:space="preserve">, an area roughly equivalent to the size of Los Angeles or 1,200 </w:t>
      </w:r>
      <w:commentRangeStart w:id="4"/>
      <w:r w:rsidR="007169D9" w:rsidRPr="00CD4C14">
        <w:rPr>
          <w:rFonts w:ascii="Times New Roman" w:hAnsi="Times New Roman" w:cs="Times New Roman"/>
          <w:sz w:val="24"/>
          <w:szCs w:val="24"/>
          <w:lang w:val="en-GB"/>
        </w:rPr>
        <w:t>km</w:t>
      </w:r>
      <w:r w:rsidR="007169D9" w:rsidRPr="00CD4C14">
        <w:rPr>
          <w:rFonts w:ascii="Times New Roman" w:hAnsi="Times New Roman" w:cs="Times New Roman"/>
          <w:sz w:val="24"/>
          <w:szCs w:val="24"/>
          <w:vertAlign w:val="superscript"/>
          <w:lang w:val="en-GB"/>
          <w:rPrChange w:id="5" w:author="David Schultz" w:date="2025-08-19T11:44:00Z" w16du:dateUtc="2025-08-19T10:44:00Z">
            <w:rPr>
              <w:rFonts w:ascii="Times New Roman" w:hAnsi="Times New Roman" w:cs="Times New Roman"/>
              <w:lang w:val="en-GB"/>
            </w:rPr>
          </w:rPrChange>
        </w:rPr>
        <w:t>2</w:t>
      </w:r>
      <w:commentRangeEnd w:id="4"/>
      <w:r w:rsidR="007169D9" w:rsidRPr="00CD4C14">
        <w:rPr>
          <w:rStyle w:val="CommentReference"/>
          <w:sz w:val="24"/>
          <w:szCs w:val="24"/>
          <w:lang w:val="en-GB"/>
        </w:rPr>
        <w:commentReference w:id="4"/>
      </w:r>
      <w:r w:rsidR="0096631A"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This clearing, driven by the expansion of agriculture, cattle ranching, illegal mining, and illicit crops, not only decimates biodiversity but also jeopardises the stability of the Amazonian biome and its role in hemispheric climate systems</w:t>
      </w:r>
      <w:r w:rsidR="00A54765" w:rsidRPr="00CD4C14">
        <w:rPr>
          <w:rFonts w:ascii="Times New Roman" w:hAnsi="Times New Roman" w:cs="Times New Roman"/>
          <w:sz w:val="24"/>
          <w:szCs w:val="24"/>
          <w:lang w:val="en-GB"/>
        </w:rPr>
        <w:t xml:space="preserve"> </w:t>
      </w:r>
      <w:r w:rsidR="00A54765" w:rsidRPr="00CD4C14">
        <w:rPr>
          <w:rFonts w:ascii="Times New Roman" w:hAnsi="Times New Roman" w:cs="Times New Roman"/>
          <w:sz w:val="24"/>
          <w:szCs w:val="24"/>
          <w:lang w:val="en-GB"/>
        </w:rPr>
        <w:fldChar w:fldCharType="begin"/>
      </w:r>
      <w:r w:rsidR="00722D1F" w:rsidRPr="00CD4C14">
        <w:rPr>
          <w:rFonts w:ascii="Times New Roman" w:hAnsi="Times New Roman" w:cs="Times New Roman"/>
          <w:sz w:val="24"/>
          <w:szCs w:val="24"/>
          <w:lang w:val="en-GB"/>
        </w:rPr>
        <w:instrText xml:space="preserve"> ADDIN EN.CITE &lt;EndNote&gt;&lt;Cite&gt;&lt;Author&gt;Molina&lt;/Author&gt;&lt;Year&gt;2024&lt;/Year&gt;&lt;RecNum&gt;8&lt;/RecNum&gt;&lt;DisplayText&gt;(Molina, 2024)&lt;/DisplayText&gt;&lt;record&gt;&lt;rec-number&gt;8&lt;/rec-number&gt;&lt;foreign-keys&gt;&lt;key app="EN" db-id="ddzs05prgtzf9ieftdkvtavhdv2e2td05frt" timestamp="1753196392" guid="d0724f39-3735-4605-a04f-87690c1851d6"&gt;8&lt;/key&gt;&lt;/foreign-keys&gt;&lt;ref-type name="Report"&gt;27&lt;/ref-type&gt;&lt;contributors&gt;&lt;authors&gt;&lt;author&gt;Maria Molina&lt;/author&gt;&lt;/authors&gt;&lt;tertiary-authors&gt;&lt;author&gt;IUCN NL&lt;/author&gt;&lt;/tertiary-authors&gt;&lt;/contributors&gt;&lt;titles&gt;&lt;title&gt;Drivers of deforestation in the Colombian Amazon&lt;/title&gt;&lt;/titles&gt;&lt;pages&gt;23&lt;/pages&gt;&lt;dates&gt;&lt;year&gt;2024&lt;/year&gt;&lt;/dates&gt;&lt;urls&gt;&lt;/urls&gt;&lt;research-notes&gt;Research conducted between September 2022 and October 2023 by Maria Molina, commissioned by IUCN NL as part of the project &amp;quot;Amazon Rights in Focus,&amp;quot; in collaboration with Fundación para la Conservación y el Desarrollo Sostenible (FCDS), Ambiente y Sociedad, Mongabay, and supported by the Norwegian Agency for Development Cooperation (NORAD).&lt;/research-notes&gt;&lt;/record&gt;&lt;/Cite&gt;&lt;/EndNote&gt;</w:instrText>
      </w:r>
      <w:r w:rsidR="00A54765" w:rsidRPr="00CD4C14">
        <w:rPr>
          <w:rFonts w:ascii="Times New Roman" w:hAnsi="Times New Roman" w:cs="Times New Roman"/>
          <w:sz w:val="24"/>
          <w:szCs w:val="24"/>
          <w:lang w:val="en-GB"/>
        </w:rPr>
        <w:fldChar w:fldCharType="separate"/>
      </w:r>
      <w:r w:rsidR="00A54765" w:rsidRPr="00CD4C14">
        <w:rPr>
          <w:rFonts w:ascii="Times New Roman" w:hAnsi="Times New Roman" w:cs="Times New Roman"/>
          <w:noProof/>
          <w:sz w:val="24"/>
          <w:szCs w:val="24"/>
          <w:lang w:val="en-GB"/>
        </w:rPr>
        <w:t>(Molina, 2024)</w:t>
      </w:r>
      <w:r w:rsidR="00A54765"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Effective and timely monitoring of these vast and often inaccessible regions is therefore not just a national priority but a global imperative</w:t>
      </w:r>
      <w:r w:rsidR="00B4587E" w:rsidRPr="00CD4C14">
        <w:rPr>
          <w:rFonts w:ascii="Times New Roman" w:hAnsi="Times New Roman" w:cs="Times New Roman"/>
          <w:sz w:val="24"/>
          <w:szCs w:val="24"/>
          <w:lang w:val="en-GB"/>
        </w:rPr>
        <w:t>.</w:t>
      </w:r>
    </w:p>
    <w:p w14:paraId="5B3107F3" w14:textId="4685E292"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The conventional approach to forest monitoring, reliant on </w:t>
      </w:r>
      <w:r w:rsidR="00136A6D" w:rsidRPr="00CD4C14">
        <w:rPr>
          <w:rFonts w:ascii="Times New Roman" w:hAnsi="Times New Roman" w:cs="Times New Roman"/>
          <w:sz w:val="24"/>
          <w:szCs w:val="24"/>
          <w:lang w:val="en-GB"/>
        </w:rPr>
        <w:t xml:space="preserve">map </w:t>
      </w:r>
      <w:r w:rsidR="004D2B58" w:rsidRPr="00CD4C14">
        <w:rPr>
          <w:rFonts w:ascii="Times New Roman" w:hAnsi="Times New Roman" w:cs="Times New Roman"/>
          <w:sz w:val="24"/>
          <w:szCs w:val="24"/>
          <w:lang w:val="en-GB"/>
        </w:rPr>
        <w:t xml:space="preserve">interpretation, </w:t>
      </w:r>
      <w:r w:rsidRPr="00CD4C14">
        <w:rPr>
          <w:rFonts w:ascii="Times New Roman" w:hAnsi="Times New Roman" w:cs="Times New Roman"/>
          <w:sz w:val="24"/>
          <w:szCs w:val="24"/>
          <w:lang w:val="en-GB"/>
        </w:rPr>
        <w:t>manual ground surveys</w:t>
      </w:r>
      <w:r w:rsidR="004D2B58" w:rsidRPr="00CD4C14">
        <w:rPr>
          <w:rFonts w:ascii="Times New Roman" w:hAnsi="Times New Roman" w:cs="Times New Roman"/>
          <w:sz w:val="24"/>
          <w:szCs w:val="24"/>
          <w:lang w:val="en-GB"/>
        </w:rPr>
        <w:t xml:space="preserve"> and ancillary data analysis</w:t>
      </w:r>
      <w:r w:rsidRPr="00CD4C14">
        <w:rPr>
          <w:rFonts w:ascii="Times New Roman" w:hAnsi="Times New Roman" w:cs="Times New Roman"/>
          <w:sz w:val="24"/>
          <w:szCs w:val="24"/>
          <w:lang w:val="en-GB"/>
        </w:rPr>
        <w:t xml:space="preserve">, </w:t>
      </w:r>
      <w:r w:rsidR="00F11C69" w:rsidRPr="00CD4C14">
        <w:rPr>
          <w:rFonts w:ascii="Times New Roman" w:hAnsi="Times New Roman" w:cs="Times New Roman"/>
          <w:sz w:val="24"/>
          <w:szCs w:val="24"/>
          <w:lang w:val="en-GB"/>
        </w:rPr>
        <w:t>is</w:t>
      </w:r>
      <w:r w:rsidR="004D2B58"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incapable of addressing the scale and urgency of this crisis</w:t>
      </w:r>
      <w:r w:rsidR="002958DC"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 xml:space="preserve"> Such methods are labour-intensive, </w:t>
      </w:r>
      <w:r w:rsidR="00A11723" w:rsidRPr="00CD4C14">
        <w:rPr>
          <w:rFonts w:ascii="Times New Roman" w:hAnsi="Times New Roman" w:cs="Times New Roman"/>
          <w:sz w:val="24"/>
          <w:szCs w:val="24"/>
          <w:lang w:val="en-GB"/>
        </w:rPr>
        <w:t xml:space="preserve">and </w:t>
      </w:r>
      <w:r w:rsidRPr="00CD4C14">
        <w:rPr>
          <w:rFonts w:ascii="Times New Roman" w:hAnsi="Times New Roman" w:cs="Times New Roman"/>
          <w:sz w:val="24"/>
          <w:szCs w:val="24"/>
          <w:lang w:val="en-GB"/>
        </w:rPr>
        <w:t xml:space="preserve">prohibitively expensive </w:t>
      </w:r>
      <w:r w:rsidR="00AA0B60" w:rsidRPr="00CD4C14">
        <w:rPr>
          <w:rFonts w:ascii="Times New Roman" w:hAnsi="Times New Roman" w:cs="Times New Roman"/>
          <w:sz w:val="24"/>
          <w:szCs w:val="24"/>
          <w:lang w:val="en-GB"/>
        </w:rPr>
        <w:t>(Alshehri et al. 2024</w:t>
      </w:r>
      <w:r w:rsidR="003D4737" w:rsidRPr="00CD4C14">
        <w:rPr>
          <w:rFonts w:ascii="Times New Roman" w:hAnsi="Times New Roman" w:cs="Times New Roman"/>
          <w:sz w:val="24"/>
          <w:szCs w:val="24"/>
          <w:lang w:val="en-GB"/>
        </w:rPr>
        <w:t>)</w:t>
      </w:r>
      <w:r w:rsidR="000C606B" w:rsidRPr="00CD4C14">
        <w:rPr>
          <w:rFonts w:ascii="Times New Roman" w:hAnsi="Times New Roman" w:cs="Times New Roman"/>
          <w:sz w:val="24"/>
          <w:szCs w:val="24"/>
          <w:lang w:val="en-GB"/>
        </w:rPr>
        <w:t>.</w:t>
      </w:r>
      <w:r w:rsidR="002537A0"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In response, the scientific and conservation communities have turned to remote sensing</w:t>
      </w:r>
      <w:r w:rsidR="00DE7E1A" w:rsidRPr="00CD4C14">
        <w:rPr>
          <w:rFonts w:ascii="Times New Roman" w:hAnsi="Times New Roman" w:cs="Times New Roman"/>
          <w:sz w:val="24"/>
          <w:szCs w:val="24"/>
          <w:lang w:val="en-GB"/>
        </w:rPr>
        <w:t>,</w:t>
      </w:r>
      <w:r w:rsidR="00B611B6"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using satellite imagery to observe and quantify land cover change across broad </w:t>
      </w:r>
      <w:r w:rsidR="0052752D" w:rsidRPr="00CD4C14">
        <w:rPr>
          <w:rFonts w:ascii="Times New Roman" w:hAnsi="Times New Roman" w:cs="Times New Roman"/>
          <w:sz w:val="24"/>
          <w:szCs w:val="24"/>
          <w:lang w:val="en-GB"/>
        </w:rPr>
        <w:t xml:space="preserve">regions </w:t>
      </w:r>
      <w:r w:rsidR="00722D1F" w:rsidRPr="00CD4C14">
        <w:rPr>
          <w:rFonts w:ascii="Times New Roman" w:hAnsi="Times New Roman" w:cs="Times New Roman"/>
          <w:sz w:val="24"/>
          <w:szCs w:val="24"/>
          <w:lang w:val="en-GB"/>
        </w:rPr>
        <w:fldChar w:fldCharType="begin"/>
      </w:r>
      <w:r w:rsidR="008C386E" w:rsidRPr="00CD4C14">
        <w:rPr>
          <w:rFonts w:ascii="Times New Roman" w:hAnsi="Times New Roman" w:cs="Times New Roman"/>
          <w:sz w:val="24"/>
          <w:szCs w:val="24"/>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722D1F" w:rsidRPr="00CD4C14">
        <w:rPr>
          <w:rFonts w:ascii="Times New Roman" w:hAnsi="Times New Roman" w:cs="Times New Roman"/>
          <w:sz w:val="24"/>
          <w:szCs w:val="24"/>
          <w:lang w:val="en-GB"/>
        </w:rPr>
        <w:fldChar w:fldCharType="separate"/>
      </w:r>
      <w:r w:rsidR="00722D1F" w:rsidRPr="00CD4C14">
        <w:rPr>
          <w:rFonts w:ascii="Times New Roman" w:hAnsi="Times New Roman" w:cs="Times New Roman"/>
          <w:noProof/>
          <w:sz w:val="24"/>
          <w:szCs w:val="24"/>
          <w:lang w:val="en-GB"/>
        </w:rPr>
        <w:t>(James, 2025)</w:t>
      </w:r>
      <w:r w:rsidR="00722D1F" w:rsidRPr="00CD4C14">
        <w:rPr>
          <w:rFonts w:ascii="Times New Roman" w:hAnsi="Times New Roman" w:cs="Times New Roman"/>
          <w:sz w:val="24"/>
          <w:szCs w:val="24"/>
          <w:lang w:val="en-GB"/>
        </w:rPr>
        <w:fldChar w:fldCharType="end"/>
      </w:r>
      <w:r w:rsidR="00722D1F"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The paradigm shifted in 2008 when the entire Landsat archive was made available to the public at no cost, a move that unleashed the potential</w:t>
      </w:r>
      <w:r w:rsidR="00AA2F0B"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of the data for science and monitoring</w:t>
      </w:r>
      <w:r w:rsidR="00F37D94" w:rsidRPr="00CD4C14">
        <w:rPr>
          <w:rFonts w:ascii="Times New Roman" w:hAnsi="Times New Roman" w:cs="Times New Roman"/>
          <w:sz w:val="24"/>
          <w:szCs w:val="24"/>
          <w:lang w:val="en-GB"/>
        </w:rPr>
        <w:t xml:space="preserve"> </w:t>
      </w:r>
      <w:r w:rsidR="00F37D94"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&lt;EndNote&gt;&lt;Cite&gt;&lt;Author&gt;Wulder&lt;/Author&gt;&lt;Year&gt;2016&lt;/Year&gt;&lt;RecNum&gt;12&lt;/RecNum&gt;&lt;DisplayText&gt;(Wulder et al., 2016)&lt;/DisplayText&gt;&lt;record&gt;&lt;rec-number&gt;12&lt;/rec-number&gt;&lt;foreign-keys&gt;&lt;key app="EN" db-id="ddzs05prgtzf9ieftdkvtavhdv2e2td05frt" timestamp="1753201456" guid="32d30175-a353-4465-a187-9f8298ba95aa"&gt;12&lt;/key&gt;&lt;/foreign-keys&gt;&lt;ref-type name="Journal Article"&gt;17&lt;/ref-type&gt;&lt;contributors&gt;&lt;authors&gt;&lt;author&gt;Wulder, Michael A.&lt;/author&gt;&lt;author&gt;White, Joanne C.&lt;/author&gt;&lt;author&gt;Loveland, Thomas R.&lt;/author&gt;&lt;author&gt;Woodcock, Curtis E.&lt;/author&gt;&lt;author&gt;Belward, Alan S.&lt;/author&gt;&lt;author&gt;Cohen, Warren B.&lt;/author&gt;&lt;author&gt;Fosnight, Eugene A.&lt;/author&gt;&lt;author&gt;Shaw, Jerad&lt;/author&gt;&lt;author&gt;Masek, Jeffrey G.&lt;/author&gt;&lt;author&gt;Roy, David P.&lt;/author&gt;&lt;/authors&gt;&lt;/contributors&gt;&lt;titles&gt;&lt;title&gt;The global Landsat archive: Status, consolidation, and direction&lt;/title&gt;&lt;secondary-title&gt;Remote sensing of environment&lt;/secondary-title&gt;&lt;/titles&gt;&lt;periodical&gt;&lt;full-title&gt;Remote sensing of environment&lt;/full-title&gt;&lt;/periodical&gt;&lt;pages&gt;271-283&lt;/pages&gt;&lt;volume&gt;185&lt;/volume&gt;&lt;keywords&gt;&lt;keyword&gt;Archives&lt;/keyword&gt;&lt;keyword&gt;Marketing&lt;/keyword&gt;&lt;keyword&gt;Missions&lt;/keyword&gt;&lt;keyword&gt;MODIS (Spectroradiometer)&lt;/keyword&gt;&lt;keyword&gt;Monitoring&lt;/keyword&gt;&lt;keyword&gt;Remote sensing&lt;/keyword&gt;&lt;keyword&gt;South Dakota&lt;/keyword&gt;&lt;keyword&gt;Surveys&lt;/keyword&gt;&lt;/keywords&gt;&lt;dates&gt;&lt;year&gt;2016&lt;/year&gt;&lt;/dates&gt;&lt;publisher&gt;Elsevier Inc&lt;/publisher&gt;&lt;isbn&gt;0034-4257&lt;/isbn&gt;&lt;urls&gt;&lt;/urls&gt;&lt;electronic-resource-num&gt;10.1016/j.rse.2015.11.032&lt;/electronic-resource-num&gt;&lt;/record&gt;&lt;/Cite&gt;&lt;/EndNote&gt;</w:instrText>
      </w:r>
      <w:r w:rsidR="00F37D94" w:rsidRPr="00CD4C14">
        <w:rPr>
          <w:rFonts w:ascii="Times New Roman" w:hAnsi="Times New Roman" w:cs="Times New Roman"/>
          <w:sz w:val="24"/>
          <w:szCs w:val="24"/>
          <w:lang w:val="en-GB"/>
        </w:rPr>
        <w:fldChar w:fldCharType="separate"/>
      </w:r>
      <w:r w:rsidR="00F37D94" w:rsidRPr="00CD4C14">
        <w:rPr>
          <w:rFonts w:ascii="Times New Roman" w:hAnsi="Times New Roman" w:cs="Times New Roman"/>
          <w:noProof/>
          <w:sz w:val="24"/>
          <w:szCs w:val="24"/>
          <w:lang w:val="en-GB"/>
        </w:rPr>
        <w:t>(Wulder et al., 2016)</w:t>
      </w:r>
      <w:r w:rsidR="00F37D94" w:rsidRPr="00CD4C14">
        <w:rPr>
          <w:rFonts w:ascii="Times New Roman" w:hAnsi="Times New Roman" w:cs="Times New Roman"/>
          <w:sz w:val="24"/>
          <w:szCs w:val="24"/>
          <w:lang w:val="en-GB"/>
        </w:rPr>
        <w:fldChar w:fldCharType="end"/>
      </w:r>
      <w:r w:rsidR="00F37D94" w:rsidRPr="00CD4C14">
        <w:rPr>
          <w:rFonts w:ascii="Times New Roman" w:hAnsi="Times New Roman" w:cs="Times New Roman"/>
          <w:sz w:val="24"/>
          <w:szCs w:val="24"/>
          <w:lang w:val="en-GB"/>
        </w:rPr>
        <w:t>.</w:t>
      </w:r>
      <w:r w:rsidR="00AA2F0B"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This was complemented by the Copernicus programme's Sentinel satellites, which were designed specifically to provide systematic, operational data for services like environmental protection</w:t>
      </w:r>
      <w:r w:rsidR="00D95992" w:rsidRPr="00CD4C14">
        <w:rPr>
          <w:rFonts w:ascii="Times New Roman" w:hAnsi="Times New Roman" w:cs="Times New Roman"/>
          <w:sz w:val="24"/>
          <w:szCs w:val="24"/>
          <w:lang w:val="en-GB"/>
        </w:rPr>
        <w:t xml:space="preserve"> </w:t>
      </w:r>
      <w:r w:rsidR="00D95992"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D95992" w:rsidRPr="00CD4C14">
        <w:rPr>
          <w:rFonts w:ascii="Times New Roman" w:hAnsi="Times New Roman" w:cs="Times New Roman"/>
          <w:sz w:val="24"/>
          <w:szCs w:val="24"/>
          <w:lang w:val="en-GB"/>
        </w:rPr>
        <w:fldChar w:fldCharType="separate"/>
      </w:r>
      <w:r w:rsidR="00D95992" w:rsidRPr="00CD4C14">
        <w:rPr>
          <w:rFonts w:ascii="Times New Roman" w:hAnsi="Times New Roman" w:cs="Times New Roman"/>
          <w:noProof/>
          <w:sz w:val="24"/>
          <w:szCs w:val="24"/>
          <w:lang w:val="en-GB"/>
        </w:rPr>
        <w:t>(Drusch et al., 2012)</w:t>
      </w:r>
      <w:r w:rsidR="00D95992" w:rsidRPr="00CD4C14">
        <w:rPr>
          <w:rFonts w:ascii="Times New Roman" w:hAnsi="Times New Roman" w:cs="Times New Roman"/>
          <w:sz w:val="24"/>
          <w:szCs w:val="24"/>
          <w:lang w:val="en-GB"/>
        </w:rPr>
        <w:fldChar w:fldCharType="end"/>
      </w:r>
      <w:r w:rsidR="00D95992" w:rsidRPr="00CD4C14">
        <w:rPr>
          <w:rFonts w:ascii="Times New Roman" w:hAnsi="Times New Roman" w:cs="Times New Roman"/>
          <w:sz w:val="24"/>
          <w:szCs w:val="24"/>
          <w:lang w:val="en-GB"/>
        </w:rPr>
        <w:t>.</w:t>
      </w:r>
      <w:r w:rsidR="00AD019E" w:rsidRPr="00CD4C14">
        <w:rPr>
          <w:rFonts w:ascii="Times New Roman" w:hAnsi="Times New Roman" w:cs="Times New Roman"/>
          <w:sz w:val="24"/>
          <w:szCs w:val="24"/>
          <w:lang w:val="en-GB"/>
        </w:rPr>
        <w:t xml:space="preserve"> The resulting petabyte-scale archives necessitated new cloud-based platforms like Google Earth Engine to make analysis possible</w:t>
      </w:r>
      <w:r w:rsidR="00D95992" w:rsidRPr="00CD4C14">
        <w:rPr>
          <w:rFonts w:ascii="Times New Roman" w:hAnsi="Times New Roman" w:cs="Times New Roman"/>
          <w:sz w:val="24"/>
          <w:szCs w:val="24"/>
          <w:lang w:val="en-GB"/>
        </w:rPr>
        <w:t xml:space="preserve"> </w:t>
      </w:r>
      <w:r w:rsidR="00D95992"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&lt;EndNote&gt;&lt;Cite&gt;&lt;Author&gt;Gorelick&lt;/Author&gt;&lt;Year&gt;2017&lt;/Year&gt;&lt;RecNum&gt;14&lt;/RecNum&gt;&lt;DisplayText&gt;(Gorelick et al., 2017)&lt;/DisplayText&gt;&lt;record&gt;&lt;rec-number&gt;14&lt;/rec-number&gt;&lt;foreign-keys&gt;&lt;key app="EN" db-id="ddzs05prgtzf9ieftdkvtavhdv2e2td05frt" timestamp="1753201486" guid="db5eb14c-2d3d-4097-b8eb-88d40fbb54b6"&gt;14&lt;/key&gt;&lt;/foreign-keys&gt;&lt;ref-type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D95992" w:rsidRPr="00CD4C14">
        <w:rPr>
          <w:rFonts w:ascii="Times New Roman" w:hAnsi="Times New Roman" w:cs="Times New Roman"/>
          <w:sz w:val="24"/>
          <w:szCs w:val="24"/>
          <w:lang w:val="en-GB"/>
        </w:rPr>
        <w:fldChar w:fldCharType="separate"/>
      </w:r>
      <w:r w:rsidR="00D95992" w:rsidRPr="00CD4C14">
        <w:rPr>
          <w:rFonts w:ascii="Times New Roman" w:hAnsi="Times New Roman" w:cs="Times New Roman"/>
          <w:noProof/>
          <w:sz w:val="24"/>
          <w:szCs w:val="24"/>
          <w:lang w:val="en-GB"/>
        </w:rPr>
        <w:t>(Gorelick et al., 2017)</w:t>
      </w:r>
      <w:r w:rsidR="00D95992" w:rsidRPr="00CD4C14">
        <w:rPr>
          <w:rFonts w:ascii="Times New Roman" w:hAnsi="Times New Roman" w:cs="Times New Roman"/>
          <w:sz w:val="24"/>
          <w:szCs w:val="24"/>
          <w:lang w:val="en-GB"/>
        </w:rPr>
        <w:fldChar w:fldCharType="end"/>
      </w:r>
      <w:r w:rsidR="00D95992"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Consequently, this data now underpins</w:t>
      </w:r>
      <w:r w:rsidR="002F5B5C"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 xml:space="preserve">global-scale research, from mapping worldwide deforestation </w:t>
      </w:r>
      <w:r w:rsidR="00D95992"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&lt;EndNote&gt;&lt;Cite&gt;&lt;Author&gt;Hansen&lt;/Author&gt;&lt;Year&gt;2013&lt;/Year&gt;&lt;RecNum&gt;15&lt;/RecNum&gt;&lt;DisplayText&gt;(Hansen et al., 2013)&lt;/DisplayText&gt;&lt;record&gt;&lt;rec-number&gt;15&lt;/rec-number&gt;&lt;foreign-keys&gt;&lt;key app="EN" db-id="ddzs05prgtzf9ieftdkvtavhdv2e2td05frt" timestamp="1753201501" guid="b7ccc1b4-906a-43af-99f6-e5ec0d9bef71"&gt;15&lt;/key&gt;&lt;/foreign-keys&gt;&lt;ref-type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 (American Association for the Advancement of Science)&lt;/secondary-title&gt;&lt;/titles&gt;&lt;periodical&gt;&lt;full-title&gt;Science (American Association for the Advancement of Science)&lt;/full-title&gt;&lt;/periodical&gt;&lt;pages&gt;850-853&lt;/pages&gt;&lt;volume&gt;342&lt;/volume&gt;&lt;number&gt;6160&lt;/number&gt;&lt;keywords&gt;&lt;keyword&gt;Afforestation&lt;/keyword&gt;&lt;keyword&gt;Applied ecology&lt;/keyword&gt;&lt;keyword&gt;Brazil&lt;/keyword&gt;&lt;keyword&gt;Cartography&lt;/keyword&gt;&lt;keyword&gt;Conservation of natural resources&lt;/keyword&gt;&lt;keyword&gt;Deforestation&lt;/keyword&gt;&lt;keyword&gt;Ecosystem services&lt;/keyword&gt;&lt;keyword&gt;Forest ecology&lt;/keyword&gt;&lt;keyword&gt;Forest management&lt;/keyword&gt;&lt;keyword&gt;Indonesia&lt;/keyword&gt;&lt;keyword&gt;Plantations&lt;/keyword&gt;&lt;keyword&gt;Remote sensing&lt;/keyword&gt;&lt;keyword&gt;Taigas&lt;/keyword&gt;&lt;keyword&gt;Trees&lt;/keyword&gt;&lt;keyword&gt;Tropics&lt;/keyword&gt;&lt;keyword&gt;Vegetation mapping&lt;/keyword&gt;&lt;/keywords&gt;&lt;dates&gt;&lt;year&gt;2013&lt;/year&gt;&lt;/dates&gt;&lt;pub-location&gt;Washington, DC&lt;/pub-location&gt;&lt;publisher&gt;American Association for the Advancement of Science&lt;/publisher&gt;&lt;isbn&gt;0036-8075&lt;/isbn&gt;&lt;urls&gt;&lt;/urls&gt;&lt;electronic-resource-num&gt;10.1126/science.1244693&lt;/electronic-resource-num&gt;&lt;/record&gt;&lt;/Cite&gt;&lt;/EndNote&gt;</w:instrText>
      </w:r>
      <w:r w:rsidR="00D95992" w:rsidRPr="00CD4C14">
        <w:rPr>
          <w:rFonts w:ascii="Times New Roman" w:hAnsi="Times New Roman" w:cs="Times New Roman"/>
          <w:sz w:val="24"/>
          <w:szCs w:val="24"/>
          <w:lang w:val="en-GB"/>
        </w:rPr>
        <w:fldChar w:fldCharType="separate"/>
      </w:r>
      <w:r w:rsidR="00D95992" w:rsidRPr="00CD4C14">
        <w:rPr>
          <w:rFonts w:ascii="Times New Roman" w:hAnsi="Times New Roman" w:cs="Times New Roman"/>
          <w:noProof/>
          <w:sz w:val="24"/>
          <w:szCs w:val="24"/>
          <w:lang w:val="en-GB"/>
        </w:rPr>
        <w:t>(Hansen et al., 2013)</w:t>
      </w:r>
      <w:r w:rsidR="00D95992" w:rsidRPr="00CD4C14">
        <w:rPr>
          <w:rFonts w:ascii="Times New Roman" w:hAnsi="Times New Roman" w:cs="Times New Roman"/>
          <w:sz w:val="24"/>
          <w:szCs w:val="24"/>
          <w:lang w:val="en-GB"/>
        </w:rPr>
        <w:fldChar w:fldCharType="end"/>
      </w:r>
      <w:r w:rsidR="00D95992"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 xml:space="preserve">to tracking long-term changes in </w:t>
      </w:r>
      <w:r w:rsidR="00AD019E" w:rsidRPr="00CD4C14">
        <w:rPr>
          <w:rFonts w:ascii="Times New Roman" w:hAnsi="Times New Roman" w:cs="Times New Roman"/>
          <w:sz w:val="24"/>
          <w:szCs w:val="24"/>
          <w:lang w:val="en-GB"/>
        </w:rPr>
        <w:lastRenderedPageBreak/>
        <w:t xml:space="preserve">surface water </w:t>
      </w:r>
      <w:r w:rsidR="00D95992"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&lt;EndNote&gt;&lt;Cite&gt;&lt;Author&gt;Pekel&lt;/Author&gt;&lt;Year&gt;2016&lt;/Year&gt;&lt;RecNum&gt;16&lt;/RecNum&gt;&lt;DisplayText&gt;(Pekel et al., 2016)&lt;/DisplayText&gt;&lt;record&gt;&lt;rec-number&gt;16&lt;/rec-number&gt;&lt;foreign-keys&gt;&lt;key app="EN" db-id="ddzs05prgtzf9ieftdkvtavhdv2e2td05frt" timestamp="1753201514" guid="c150e8fc-1bb6-4cb3-85be-d2c31afa7909"&gt;16&lt;/key&gt;&lt;/foreign-keys&gt;&lt;ref-type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 (London)&lt;/secondary-title&gt;&lt;/titles&gt;&lt;periodical&gt;&lt;full-title&gt;Nature (London)&lt;/full-title&gt;&lt;/periodical&gt;&lt;pages&gt;418-422&lt;/pages&gt;&lt;volume&gt;540&lt;/volume&gt;&lt;number&gt;7633&lt;/number&gt;&lt;keywords&gt;&lt;keyword&gt;Asia&lt;/keyword&gt;&lt;keyword&gt;Australia&lt;/keyword&gt;&lt;keyword&gt;Cartography&lt;/keyword&gt;&lt;keyword&gt;Decision making&lt;/keyword&gt;&lt;keyword&gt;Droughts&lt;/keyword&gt;&lt;keyword&gt;Ecotones&lt;/keyword&gt;&lt;keyword&gt;Environmental conditions&lt;/keyword&gt;&lt;keyword&gt;Human Activities&lt;/keyword&gt;&lt;keyword&gt;Landsat satellites&lt;/keyword&gt;&lt;keyword&gt;Letter&lt;/keyword&gt;&lt;keyword&gt;Methodology&lt;/keyword&gt;&lt;keyword&gt;Methods&lt;/keyword&gt;&lt;keyword&gt;Middle East&lt;/keyword&gt;&lt;keyword&gt;MODIS (Spectroradiometer)&lt;/keyword&gt;&lt;keyword&gt;Properties&lt;/keyword&gt;&lt;keyword&gt;Remote sensing&lt;/keyword&gt;&lt;keyword&gt;Rivers&lt;/keyword&gt;&lt;keyword&gt;Science&lt;/keyword&gt;&lt;keyword&gt;Seasonal variations&lt;/keyword&gt;&lt;keyword&gt;Spatio-Temporal Analysis&lt;/keyword&gt;&lt;keyword&gt;United States&lt;/keyword&gt;&lt;keyword&gt;Wetlands&lt;/keyword&gt;&lt;/keywords&gt;&lt;dates&gt;&lt;year&gt;2016&lt;/year&gt;&lt;/dates&gt;&lt;pub-location&gt;London&lt;/pub-location&gt;&lt;publisher&gt;Nature Publishing Group UK&lt;/publisher&gt;&lt;isbn&gt;0028-0836&lt;/isbn&gt;&lt;urls&gt;&lt;/urls&gt;&lt;electronic-resource-num&gt;10.1038/nature20584&lt;/electronic-resource-num&gt;&lt;/record&gt;&lt;/Cite&gt;&lt;/EndNote&gt;</w:instrText>
      </w:r>
      <w:r w:rsidR="00D95992" w:rsidRPr="00CD4C14">
        <w:rPr>
          <w:rFonts w:ascii="Times New Roman" w:hAnsi="Times New Roman" w:cs="Times New Roman"/>
          <w:sz w:val="24"/>
          <w:szCs w:val="24"/>
          <w:lang w:val="en-GB"/>
        </w:rPr>
        <w:fldChar w:fldCharType="separate"/>
      </w:r>
      <w:r w:rsidR="00D95992" w:rsidRPr="00CD4C14">
        <w:rPr>
          <w:rFonts w:ascii="Times New Roman" w:hAnsi="Times New Roman" w:cs="Times New Roman"/>
          <w:noProof/>
          <w:sz w:val="24"/>
          <w:szCs w:val="24"/>
          <w:lang w:val="en-GB"/>
        </w:rPr>
        <w:t>(Pekel et al., 2016)</w:t>
      </w:r>
      <w:r w:rsidR="00D95992" w:rsidRPr="00CD4C14">
        <w:rPr>
          <w:rFonts w:ascii="Times New Roman" w:hAnsi="Times New Roman" w:cs="Times New Roman"/>
          <w:sz w:val="24"/>
          <w:szCs w:val="24"/>
          <w:lang w:val="en-GB"/>
        </w:rPr>
        <w:fldChar w:fldCharType="end"/>
      </w:r>
      <w:r w:rsidR="00D95992"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solidifying its role as an essential tool for understanding our planet.</w:t>
      </w:r>
    </w:p>
    <w:p w14:paraId="560841FE" w14:textId="086DB57E" w:rsidR="00027964"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However, the availability of data is only one part of the </w:t>
      </w:r>
      <w:r w:rsidR="001C5D85" w:rsidRPr="00CD4C14">
        <w:rPr>
          <w:rFonts w:ascii="Times New Roman" w:hAnsi="Times New Roman" w:cs="Times New Roman"/>
          <w:sz w:val="24"/>
          <w:szCs w:val="24"/>
          <w:lang w:val="en-GB"/>
        </w:rPr>
        <w:t>problem</w:t>
      </w:r>
      <w:r w:rsidR="008333A7" w:rsidRPr="00CD4C14">
        <w:rPr>
          <w:rFonts w:ascii="Times New Roman" w:hAnsi="Times New Roman" w:cs="Times New Roman"/>
          <w:sz w:val="24"/>
          <w:szCs w:val="24"/>
          <w:lang w:val="en-GB"/>
        </w:rPr>
        <w:t>. T</w:t>
      </w:r>
      <w:r w:rsidRPr="00CD4C14">
        <w:rPr>
          <w:rFonts w:ascii="Times New Roman" w:hAnsi="Times New Roman" w:cs="Times New Roman"/>
          <w:sz w:val="24"/>
          <w:szCs w:val="24"/>
          <w:lang w:val="en-GB"/>
        </w:rPr>
        <w:t xml:space="preserve">he primary </w:t>
      </w:r>
      <w:r w:rsidR="008333A7" w:rsidRPr="00CD4C14">
        <w:rPr>
          <w:rFonts w:ascii="Times New Roman" w:hAnsi="Times New Roman" w:cs="Times New Roman"/>
          <w:sz w:val="24"/>
          <w:szCs w:val="24"/>
          <w:lang w:val="en-GB"/>
        </w:rPr>
        <w:t xml:space="preserve">problem </w:t>
      </w:r>
      <w:r w:rsidRPr="00CD4C14">
        <w:rPr>
          <w:rFonts w:ascii="Times New Roman" w:hAnsi="Times New Roman" w:cs="Times New Roman"/>
          <w:sz w:val="24"/>
          <w:szCs w:val="24"/>
          <w:lang w:val="en-GB"/>
        </w:rPr>
        <w:t>lies in its interpretation. Early remote</w:t>
      </w:r>
      <w:r w:rsidR="00107CE4"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sensing techniques often relied on pixel-based analyses of spectral indices like the Normalized Difference Vegetation Index (NDVI) to assess vegetation health</w:t>
      </w:r>
      <w:r w:rsidR="00153C77" w:rsidRPr="00CD4C14">
        <w:rPr>
          <w:rFonts w:ascii="Times New Roman" w:hAnsi="Times New Roman" w:cs="Times New Roman"/>
          <w:sz w:val="24"/>
          <w:szCs w:val="24"/>
          <w:lang w:val="en-GB"/>
        </w:rPr>
        <w:t xml:space="preserve"> </w:t>
      </w:r>
      <w:r w:rsidR="00153C77" w:rsidRPr="00CD4C14">
        <w:rPr>
          <w:rFonts w:ascii="Times New Roman" w:hAnsi="Times New Roman" w:cs="Times New Roman"/>
          <w:sz w:val="24"/>
          <w:szCs w:val="24"/>
          <w:lang w:val="en-GB"/>
        </w:rPr>
        <w:fldChar w:fldCharType="begin"/>
      </w:r>
      <w:r w:rsidR="008C386E" w:rsidRPr="00CD4C14">
        <w:rPr>
          <w:rFonts w:ascii="Times New Roman" w:hAnsi="Times New Roman" w:cs="Times New Roman"/>
          <w:sz w:val="24"/>
          <w:szCs w:val="24"/>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153C77" w:rsidRPr="00CD4C14">
        <w:rPr>
          <w:rFonts w:ascii="Times New Roman" w:hAnsi="Times New Roman" w:cs="Times New Roman"/>
          <w:sz w:val="24"/>
          <w:szCs w:val="24"/>
          <w:lang w:val="en-GB"/>
        </w:rPr>
        <w:fldChar w:fldCharType="separate"/>
      </w:r>
      <w:r w:rsidR="00153C77" w:rsidRPr="00CD4C14">
        <w:rPr>
          <w:rFonts w:ascii="Times New Roman" w:hAnsi="Times New Roman" w:cs="Times New Roman"/>
          <w:noProof/>
          <w:sz w:val="24"/>
          <w:szCs w:val="24"/>
          <w:lang w:val="en-GB"/>
        </w:rPr>
        <w:t>(James, 2025)</w:t>
      </w:r>
      <w:r w:rsidR="00153C77" w:rsidRPr="00CD4C14">
        <w:rPr>
          <w:rFonts w:ascii="Times New Roman" w:hAnsi="Times New Roman" w:cs="Times New Roman"/>
          <w:sz w:val="24"/>
          <w:szCs w:val="24"/>
          <w:lang w:val="en-GB"/>
        </w:rPr>
        <w:fldChar w:fldCharType="end"/>
      </w:r>
      <w:r w:rsidR="00B552BF" w:rsidRPr="00CD4C14">
        <w:rPr>
          <w:rFonts w:ascii="Times New Roman" w:hAnsi="Times New Roman" w:cs="Times New Roman"/>
          <w:sz w:val="24"/>
          <w:szCs w:val="24"/>
          <w:lang w:val="en-GB"/>
        </w:rPr>
        <w:t xml:space="preserve">. </w:t>
      </w:r>
      <w:r w:rsidR="00071E43" w:rsidRPr="00CD4C14">
        <w:rPr>
          <w:rFonts w:ascii="Times New Roman" w:hAnsi="Times New Roman" w:cs="Times New Roman"/>
          <w:sz w:val="24"/>
          <w:szCs w:val="24"/>
          <w:lang w:val="en-GB"/>
        </w:rPr>
        <w:t xml:space="preserve">While useful for assessing vegetation health, these pixel-based indices are fundamentally limited. Their spectral calculations are easily distorted by atmospheric effects like haze and aerosols, which can make a healthy forest appear less vigorous </w:t>
      </w:r>
      <w:r w:rsidR="00EB7F0C" w:rsidRPr="00CD4C14">
        <w:rPr>
          <w:rFonts w:ascii="Times New Roman" w:hAnsi="Times New Roman" w:cs="Times New Roman"/>
          <w:sz w:val="24"/>
          <w:szCs w:val="24"/>
          <w:lang w:val="en-GB"/>
        </w:rPr>
        <w:fldChar w:fldCharType="begin"/>
      </w:r>
      <w:r w:rsidR="002E1D64" w:rsidRPr="00CD4C14">
        <w:rPr>
          <w:rFonts w:ascii="Times New Roman" w:hAnsi="Times New Roman" w:cs="Times New Roman"/>
          <w:sz w:val="24"/>
          <w:szCs w:val="24"/>
          <w:lang w:val="en-GB"/>
        </w:rPr>
        <w:instrText xml:space="preserve"> ADDIN EN.CITE &lt;EndNote&gt;&lt;Cite&gt;&lt;Author&gt;Rech&lt;/Author&gt;&lt;Year&gt;2023&lt;/Year&gt;&lt;RecNum&gt;17&lt;/RecNum&gt;&lt;DisplayText&gt;(Rech, 2023)&lt;/DisplayText&gt;&lt;record&gt;&lt;rec-number&gt;17&lt;/rec-number&gt;&lt;foreign-keys&gt;&lt;key app="EN" db-id="ddzs05prgtzf9ieftdkvtavhdv2e2td05frt" timestamp="1753267913" guid="e12e3d4b-fd16-4e01-87ab-314b033c53c2"&gt;17&lt;/key&gt;&lt;/foreign-keys&gt;&lt;ref-type name="Journal Article"&gt;17&lt;/ref-type&gt;&lt;contributors&gt;&lt;authors&gt;&lt;author&gt;Bruno Rech&lt;/author&gt;&lt;/authors&gt;&lt;/contributors&gt;&lt;titles&gt;&lt;title&gt;Effects of atmospheric correction on NDVI retrieved from Sentinel-2 imagery over different land cover classes&lt;/title&gt;&lt;secondary-title&gt;Anais do XX Simpósio Brasileiro de Sensoriamento Remoto.&lt;/secondary-title&gt;&lt;/titles&gt;&lt;periodical&gt;&lt;full-title&gt;Anais do XX Simpósio Brasileiro de Sensoriamento Remoto.&lt;/full-title&gt;&lt;/periodical&gt;&lt;dates&gt;&lt;year&gt;2023&lt;/year&gt;&lt;/dates&gt;&lt;urls&gt;&lt;/urls&gt;&lt;/record&gt;&lt;/Cite&gt;&lt;/EndNote&gt;</w:instrText>
      </w:r>
      <w:r w:rsidR="00EB7F0C" w:rsidRPr="00CD4C14">
        <w:rPr>
          <w:rFonts w:ascii="Times New Roman" w:hAnsi="Times New Roman" w:cs="Times New Roman"/>
          <w:sz w:val="24"/>
          <w:szCs w:val="24"/>
          <w:lang w:val="en-GB"/>
        </w:rPr>
        <w:fldChar w:fldCharType="separate"/>
      </w:r>
      <w:r w:rsidR="00EB7F0C" w:rsidRPr="00CD4C14">
        <w:rPr>
          <w:rFonts w:ascii="Times New Roman" w:hAnsi="Times New Roman" w:cs="Times New Roman"/>
          <w:noProof/>
          <w:sz w:val="24"/>
          <w:szCs w:val="24"/>
          <w:lang w:val="en-GB"/>
        </w:rPr>
        <w:t>(Rech, 2023)</w:t>
      </w:r>
      <w:r w:rsidR="00EB7F0C" w:rsidRPr="00CD4C14">
        <w:rPr>
          <w:rFonts w:ascii="Times New Roman" w:hAnsi="Times New Roman" w:cs="Times New Roman"/>
          <w:sz w:val="24"/>
          <w:szCs w:val="24"/>
          <w:lang w:val="en-GB"/>
        </w:rPr>
        <w:fldChar w:fldCharType="end"/>
      </w:r>
      <w:r w:rsidR="00EB7F0C" w:rsidRPr="00CD4C14">
        <w:rPr>
          <w:rFonts w:ascii="Times New Roman" w:hAnsi="Times New Roman" w:cs="Times New Roman"/>
          <w:sz w:val="24"/>
          <w:szCs w:val="24"/>
          <w:lang w:val="en-GB"/>
        </w:rPr>
        <w:t xml:space="preserve">. </w:t>
      </w:r>
      <w:r w:rsidR="009C4B09" w:rsidRPr="00CD4C14">
        <w:rPr>
          <w:rFonts w:ascii="Times New Roman" w:hAnsi="Times New Roman" w:cs="Times New Roman"/>
          <w:sz w:val="24"/>
          <w:szCs w:val="24"/>
          <w:lang w:val="en-GB"/>
        </w:rPr>
        <w:t>Furthermore, as they analyse each pixel in isolation, they cannot leverage spatial context, often leading to misclassifications</w:t>
      </w:r>
      <w:r w:rsidR="00496751" w:rsidRPr="00CD4C14">
        <w:rPr>
          <w:rFonts w:ascii="Times New Roman" w:hAnsi="Times New Roman" w:cs="Times New Roman"/>
          <w:sz w:val="24"/>
          <w:szCs w:val="24"/>
          <w:lang w:val="en-GB"/>
        </w:rPr>
        <w:t>, such as confusing a patch of dark, moist soil with the shaded canopy of a dense forest.</w:t>
      </w:r>
      <w:r w:rsidR="009C4B09" w:rsidRPr="00CD4C14">
        <w:rPr>
          <w:rFonts w:ascii="Times New Roman" w:hAnsi="Times New Roman" w:cs="Times New Roman"/>
          <w:sz w:val="24"/>
          <w:szCs w:val="24"/>
          <w:lang w:val="en-GB"/>
        </w:rPr>
        <w:t xml:space="preserve"> </w:t>
      </w:r>
    </w:p>
    <w:p w14:paraId="030AE3E0" w14:textId="1E88E7D6" w:rsidR="00C8386E" w:rsidRPr="00CD4C14" w:rsidRDefault="00B5404F"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S</w:t>
      </w:r>
      <w:r w:rsidR="00C8386E" w:rsidRPr="00CD4C14">
        <w:rPr>
          <w:rFonts w:ascii="Times New Roman" w:hAnsi="Times New Roman" w:cs="Times New Roman"/>
          <w:sz w:val="24"/>
          <w:szCs w:val="24"/>
          <w:lang w:val="en-GB"/>
        </w:rPr>
        <w:t xml:space="preserve">ubsequent rise of machine learning (ML) models, such as Random Forest (RF) and Support Vector Machines (SVMs), offered </w:t>
      </w:r>
      <w:r w:rsidR="002E00C9" w:rsidRPr="00CD4C14">
        <w:rPr>
          <w:rFonts w:ascii="Times New Roman" w:hAnsi="Times New Roman" w:cs="Times New Roman"/>
          <w:sz w:val="24"/>
          <w:szCs w:val="24"/>
          <w:lang w:val="en-GB"/>
        </w:rPr>
        <w:t>an</w:t>
      </w:r>
      <w:r w:rsidR="00665337" w:rsidRPr="00CD4C14">
        <w:rPr>
          <w:rFonts w:ascii="Times New Roman" w:hAnsi="Times New Roman" w:cs="Times New Roman"/>
          <w:sz w:val="24"/>
          <w:szCs w:val="24"/>
          <w:lang w:val="en-GB"/>
        </w:rPr>
        <w:t xml:space="preserve"> </w:t>
      </w:r>
      <w:r w:rsidR="00C8386E" w:rsidRPr="00CD4C14">
        <w:rPr>
          <w:rFonts w:ascii="Times New Roman" w:hAnsi="Times New Roman" w:cs="Times New Roman"/>
          <w:sz w:val="24"/>
          <w:szCs w:val="24"/>
          <w:lang w:val="en-GB"/>
        </w:rPr>
        <w:t>improvement by classifying pixels based on a range of spectral and textural features</w:t>
      </w:r>
      <w:r w:rsidR="00D924CC" w:rsidRPr="00CD4C14">
        <w:rPr>
          <w:rFonts w:ascii="Times New Roman" w:hAnsi="Times New Roman" w:cs="Times New Roman"/>
          <w:sz w:val="24"/>
          <w:szCs w:val="24"/>
          <w:lang w:val="en-GB"/>
        </w:rPr>
        <w:t xml:space="preserve"> </w:t>
      </w:r>
      <w:r w:rsidR="00557D4B" w:rsidRPr="00CD4C14">
        <w:rPr>
          <w:rFonts w:ascii="Times New Roman" w:hAnsi="Times New Roman" w:cs="Times New Roman"/>
          <w:sz w:val="24"/>
          <w:szCs w:val="24"/>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sidRPr="00CD4C14">
        <w:rPr>
          <w:rFonts w:ascii="Times New Roman" w:hAnsi="Times New Roman" w:cs="Times New Roman"/>
          <w:sz w:val="24"/>
          <w:szCs w:val="24"/>
          <w:lang w:val="en-GB"/>
        </w:rPr>
        <w:instrText xml:space="preserve"> ADDIN EN.CITE </w:instrText>
      </w:r>
      <w:r w:rsidR="00181E89" w:rsidRPr="00CD4C14">
        <w:rPr>
          <w:rFonts w:ascii="Times New Roman" w:hAnsi="Times New Roman" w:cs="Times New Roman"/>
          <w:sz w:val="24"/>
          <w:szCs w:val="24"/>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sidRPr="00CD4C14">
        <w:rPr>
          <w:rFonts w:ascii="Times New Roman" w:hAnsi="Times New Roman" w:cs="Times New Roman"/>
          <w:sz w:val="24"/>
          <w:szCs w:val="24"/>
          <w:lang w:val="en-GB"/>
        </w:rPr>
        <w:instrText xml:space="preserve"> ADDIN EN.CITE.DATA </w:instrText>
      </w:r>
      <w:r w:rsidR="00181E89" w:rsidRPr="00CD4C14">
        <w:rPr>
          <w:rFonts w:ascii="Times New Roman" w:hAnsi="Times New Roman" w:cs="Times New Roman"/>
          <w:sz w:val="24"/>
          <w:szCs w:val="24"/>
          <w:lang w:val="en-GB"/>
        </w:rPr>
      </w:r>
      <w:r w:rsidR="00181E89" w:rsidRPr="00CD4C14">
        <w:rPr>
          <w:rFonts w:ascii="Times New Roman" w:hAnsi="Times New Roman" w:cs="Times New Roman"/>
          <w:sz w:val="24"/>
          <w:szCs w:val="24"/>
          <w:lang w:val="en-GB"/>
        </w:rPr>
        <w:fldChar w:fldCharType="end"/>
      </w:r>
      <w:r w:rsidR="00557D4B" w:rsidRPr="00CD4C14">
        <w:rPr>
          <w:rFonts w:ascii="Times New Roman" w:hAnsi="Times New Roman" w:cs="Times New Roman"/>
          <w:sz w:val="24"/>
          <w:szCs w:val="24"/>
          <w:lang w:val="en-GB"/>
        </w:rPr>
      </w:r>
      <w:r w:rsidR="00557D4B" w:rsidRPr="00CD4C14">
        <w:rPr>
          <w:rFonts w:ascii="Times New Roman" w:hAnsi="Times New Roman" w:cs="Times New Roman"/>
          <w:sz w:val="24"/>
          <w:szCs w:val="24"/>
          <w:lang w:val="en-GB"/>
        </w:rPr>
        <w:fldChar w:fldCharType="separate"/>
      </w:r>
      <w:r w:rsidR="00557D4B" w:rsidRPr="00CD4C14">
        <w:rPr>
          <w:rFonts w:ascii="Times New Roman" w:hAnsi="Times New Roman" w:cs="Times New Roman"/>
          <w:noProof/>
          <w:sz w:val="24"/>
          <w:szCs w:val="24"/>
          <w:lang w:val="en-GB"/>
        </w:rPr>
        <w:t>(Pal, 2005; Mountrakis, Im and Ogole, 2011; Belgiu and Drăguţ, 2016)</w:t>
      </w:r>
      <w:r w:rsidR="00557D4B" w:rsidRPr="00CD4C14">
        <w:rPr>
          <w:rFonts w:ascii="Times New Roman" w:hAnsi="Times New Roman" w:cs="Times New Roman"/>
          <w:sz w:val="24"/>
          <w:szCs w:val="24"/>
          <w:lang w:val="en-GB"/>
        </w:rPr>
        <w:fldChar w:fldCharType="end"/>
      </w:r>
      <w:r w:rsidR="00D924CC" w:rsidRPr="00CD4C14">
        <w:rPr>
          <w:rFonts w:ascii="Times New Roman" w:hAnsi="Times New Roman" w:cs="Times New Roman"/>
          <w:sz w:val="24"/>
          <w:szCs w:val="24"/>
          <w:lang w:val="en-GB"/>
        </w:rPr>
        <w:t xml:space="preserve">. </w:t>
      </w:r>
      <w:r w:rsidR="00C8386E" w:rsidRPr="00CD4C14">
        <w:rPr>
          <w:rFonts w:ascii="Times New Roman" w:hAnsi="Times New Roman" w:cs="Times New Roman"/>
          <w:sz w:val="24"/>
          <w:szCs w:val="24"/>
          <w:lang w:val="en-GB"/>
        </w:rPr>
        <w:t>These models, however, depend heavily on a process of manual "feature engineering," which is not only time-consuming but also requires substantial domain expertise to select the optimal features for a given task.</w:t>
      </w:r>
    </w:p>
    <w:p w14:paraId="53D4BFBF" w14:textId="2966971B"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The limitations of traditional ML have been largely superseded by the paradigm shift brought about by deep learning (DL), particularly the application of Convolutional Neural Networks (CNNs) to image analysis</w:t>
      </w:r>
      <w:r w:rsidR="00922DC5" w:rsidRPr="00CD4C14">
        <w:rPr>
          <w:rFonts w:ascii="Times New Roman" w:hAnsi="Times New Roman" w:cs="Times New Roman"/>
          <w:sz w:val="24"/>
          <w:szCs w:val="24"/>
          <w:lang w:val="en-GB"/>
        </w:rPr>
        <w:t xml:space="preserve"> </w:t>
      </w:r>
      <w:r w:rsidR="00922DC5" w:rsidRPr="00CD4C14">
        <w:rPr>
          <w:rFonts w:ascii="Times New Roman" w:hAnsi="Times New Roman" w:cs="Times New Roman"/>
          <w:sz w:val="24"/>
          <w:szCs w:val="24"/>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sidRPr="00CD4C14">
        <w:rPr>
          <w:rFonts w:ascii="Times New Roman" w:hAnsi="Times New Roman" w:cs="Times New Roman"/>
          <w:sz w:val="24"/>
          <w:szCs w:val="24"/>
          <w:lang w:val="en-GB"/>
        </w:rPr>
        <w:instrText xml:space="preserve"> ADDIN EN.CITE </w:instrText>
      </w:r>
      <w:r w:rsidR="00181E89" w:rsidRPr="00CD4C14">
        <w:rPr>
          <w:rFonts w:ascii="Times New Roman" w:hAnsi="Times New Roman" w:cs="Times New Roman"/>
          <w:sz w:val="24"/>
          <w:szCs w:val="24"/>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sidRPr="00CD4C14">
        <w:rPr>
          <w:rFonts w:ascii="Times New Roman" w:hAnsi="Times New Roman" w:cs="Times New Roman"/>
          <w:sz w:val="24"/>
          <w:szCs w:val="24"/>
          <w:lang w:val="en-GB"/>
        </w:rPr>
        <w:instrText xml:space="preserve"> ADDIN EN.CITE.DATA </w:instrText>
      </w:r>
      <w:r w:rsidR="00181E89" w:rsidRPr="00CD4C14">
        <w:rPr>
          <w:rFonts w:ascii="Times New Roman" w:hAnsi="Times New Roman" w:cs="Times New Roman"/>
          <w:sz w:val="24"/>
          <w:szCs w:val="24"/>
          <w:lang w:val="en-GB"/>
        </w:rPr>
      </w:r>
      <w:r w:rsidR="00181E89" w:rsidRPr="00CD4C14">
        <w:rPr>
          <w:rFonts w:ascii="Times New Roman" w:hAnsi="Times New Roman" w:cs="Times New Roman"/>
          <w:sz w:val="24"/>
          <w:szCs w:val="24"/>
          <w:lang w:val="en-GB"/>
        </w:rPr>
        <w:fldChar w:fldCharType="end"/>
      </w:r>
      <w:r w:rsidR="00922DC5" w:rsidRPr="00CD4C14">
        <w:rPr>
          <w:rFonts w:ascii="Times New Roman" w:hAnsi="Times New Roman" w:cs="Times New Roman"/>
          <w:sz w:val="24"/>
          <w:szCs w:val="24"/>
          <w:lang w:val="en-GB"/>
        </w:rPr>
      </w:r>
      <w:r w:rsidR="00922DC5" w:rsidRPr="00CD4C14">
        <w:rPr>
          <w:rFonts w:ascii="Times New Roman" w:hAnsi="Times New Roman" w:cs="Times New Roman"/>
          <w:sz w:val="24"/>
          <w:szCs w:val="24"/>
          <w:lang w:val="en-GB"/>
        </w:rPr>
        <w:fldChar w:fldCharType="separate"/>
      </w:r>
      <w:r w:rsidR="00922DC5" w:rsidRPr="00CD4C14">
        <w:rPr>
          <w:rFonts w:ascii="Times New Roman" w:hAnsi="Times New Roman" w:cs="Times New Roman"/>
          <w:noProof/>
          <w:sz w:val="24"/>
          <w:szCs w:val="24"/>
          <w:lang w:val="en-GB"/>
        </w:rPr>
        <w:t>(Lecun et al., 1998; Zhu et al., 2017)</w:t>
      </w:r>
      <w:r w:rsidR="00922DC5" w:rsidRPr="00CD4C14">
        <w:rPr>
          <w:rFonts w:ascii="Times New Roman" w:hAnsi="Times New Roman" w:cs="Times New Roman"/>
          <w:sz w:val="24"/>
          <w:szCs w:val="24"/>
          <w:lang w:val="en-GB"/>
        </w:rPr>
        <w:fldChar w:fldCharType="end"/>
      </w:r>
      <w:r w:rsidR="00202EE1" w:rsidRPr="00CD4C14">
        <w:rPr>
          <w:rFonts w:ascii="Times New Roman" w:hAnsi="Times New Roman" w:cs="Times New Roman"/>
          <w:sz w:val="24"/>
          <w:szCs w:val="24"/>
          <w:lang w:val="en-GB"/>
        </w:rPr>
        <w:t>.</w:t>
      </w:r>
      <w:r w:rsidR="00DD23A7" w:rsidRPr="00CD4C14">
        <w:rPr>
          <w:rFonts w:ascii="Times New Roman" w:hAnsi="Times New Roman" w:cs="Times New Roman"/>
          <w:sz w:val="24"/>
          <w:szCs w:val="24"/>
          <w:lang w:val="en-GB"/>
        </w:rPr>
        <w:t xml:space="preserve"> </w:t>
      </w:r>
      <w:r w:rsidR="004C5284" w:rsidRPr="00CD4C14">
        <w:rPr>
          <w:rFonts w:ascii="Times New Roman" w:hAnsi="Times New Roman" w:cs="Times New Roman"/>
          <w:sz w:val="24"/>
          <w:szCs w:val="24"/>
          <w:lang w:val="en-GB"/>
        </w:rPr>
        <w:t xml:space="preserve">Unlike their predecessors, deep learning models, particularly CNNs, have revolutionised the field by automatically learning hierarchical feature representations directly from raw image data, thus eliminating the feature engineering </w:t>
      </w:r>
      <w:r w:rsidR="005C293F" w:rsidRPr="00CD4C14">
        <w:rPr>
          <w:rFonts w:ascii="Times New Roman" w:hAnsi="Times New Roman" w:cs="Times New Roman"/>
          <w:sz w:val="24"/>
          <w:szCs w:val="24"/>
          <w:lang w:val="en-GB"/>
        </w:rPr>
        <w:t xml:space="preserve">challenge </w:t>
      </w:r>
      <w:r w:rsidR="004C5284" w:rsidRPr="00CD4C14">
        <w:rPr>
          <w:rFonts w:ascii="Times New Roman" w:hAnsi="Times New Roman" w:cs="Times New Roman"/>
          <w:sz w:val="24"/>
          <w:szCs w:val="24"/>
          <w:lang w:val="en-GB"/>
        </w:rPr>
        <w:t xml:space="preserve">and enabling the detection of intricate spatial patterns </w:t>
      </w:r>
      <w:r w:rsidR="00F60CFF" w:rsidRPr="00CD4C14">
        <w:rPr>
          <w:rFonts w:ascii="Times New Roman" w:hAnsi="Times New Roman" w:cs="Times New Roman"/>
          <w:sz w:val="24"/>
          <w:szCs w:val="24"/>
          <w:lang w:val="en-GB"/>
        </w:rPr>
        <w:t>frequently achieving unprecedented levels of accuracy</w:t>
      </w:r>
      <w:r w:rsidR="008E33AC" w:rsidRPr="00CD4C14">
        <w:rPr>
          <w:rFonts w:ascii="Times New Roman" w:hAnsi="Times New Roman" w:cs="Times New Roman"/>
          <w:sz w:val="24"/>
          <w:szCs w:val="24"/>
          <w:lang w:val="en-GB"/>
        </w:rPr>
        <w:t>.</w:t>
      </w:r>
      <w:r w:rsidR="00024C65" w:rsidRPr="00CD4C14">
        <w:rPr>
          <w:rFonts w:ascii="Times New Roman" w:hAnsi="Times New Roman" w:cs="Times New Roman"/>
          <w:sz w:val="24"/>
          <w:szCs w:val="24"/>
          <w:lang w:val="en-GB"/>
        </w:rPr>
        <w:t xml:space="preserve"> (Zhang et al., 2016; Zhu et al., 2017).</w:t>
      </w:r>
      <w:r w:rsidR="0045314D" w:rsidRPr="00CD4C14">
        <w:rPr>
          <w:rFonts w:ascii="Times New Roman" w:hAnsi="Times New Roman" w:cs="Times New Roman"/>
          <w:sz w:val="24"/>
          <w:szCs w:val="24"/>
          <w:lang w:val="en-GB"/>
        </w:rPr>
        <w:t xml:space="preserve"> D</w:t>
      </w:r>
      <w:r w:rsidR="00B522F1" w:rsidRPr="00CD4C14">
        <w:rPr>
          <w:rFonts w:ascii="Times New Roman" w:hAnsi="Times New Roman" w:cs="Times New Roman"/>
          <w:sz w:val="24"/>
          <w:szCs w:val="24"/>
          <w:lang w:val="en-GB"/>
        </w:rPr>
        <w:t>eep learning models excel at semantic segmentation, the task of classifying every pixel in an image to produce a detailed, wall-to-wall map of land cover categories</w:t>
      </w:r>
      <w:r w:rsidRPr="00CD4C14">
        <w:rPr>
          <w:rFonts w:ascii="Times New Roman" w:hAnsi="Times New Roman" w:cs="Times New Roman"/>
          <w:sz w:val="24"/>
          <w:szCs w:val="24"/>
          <w:lang w:val="en-GB"/>
        </w:rPr>
        <w:t>. Architectures like U-Net, known for its</w:t>
      </w:r>
      <w:r w:rsidR="00404583"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encoder-decoder structure</w:t>
      </w:r>
      <w:r w:rsidR="005462B2" w:rsidRPr="00CD4C14">
        <w:rPr>
          <w:rFonts w:ascii="Times New Roman" w:hAnsi="Times New Roman" w:cs="Times New Roman"/>
          <w:sz w:val="24"/>
          <w:szCs w:val="24"/>
          <w:lang w:val="en-GB"/>
        </w:rPr>
        <w:t xml:space="preserve"> </w:t>
      </w:r>
      <w:r w:rsidR="00A83471" w:rsidRPr="00CD4C14">
        <w:rPr>
          <w:rFonts w:ascii="Times New Roman" w:hAnsi="Times New Roman" w:cs="Times New Roman"/>
          <w:sz w:val="24"/>
          <w:szCs w:val="24"/>
          <w:lang w:val="en-GB"/>
        </w:rPr>
        <w:fldChar w:fldCharType="begin"/>
      </w:r>
      <w:r w:rsidR="00202EE1" w:rsidRPr="00CD4C14">
        <w:rPr>
          <w:rFonts w:ascii="Times New Roman" w:hAnsi="Times New Roman" w:cs="Times New Roman"/>
          <w:sz w:val="24"/>
          <w:szCs w:val="24"/>
          <w:lang w:val="en-GB"/>
        </w:rPr>
        <w:instrText xml:space="preserve"> ADDIN EN.CITE &lt;EndNote&gt;&lt;Cite&gt;&lt;Author&gt;Ronneberger&lt;/Author&gt;&lt;Year&gt;2015&lt;/Year&gt;&lt;RecNum&gt;21&lt;/RecNum&gt;&lt;DisplayText&gt;(Ronneberger et al., 2015)&lt;/DisplayText&gt;&lt;record&gt;&lt;rec-number&gt;21&lt;/rec-number&gt;&lt;foreign-keys&gt;&lt;key app="EN" db-id="ddzs05prgtzf9ieftdkvtavhdv2e2td05frt" timestamp="1753359860" guid="7aef1e5a-6d19-4c8e-b9c4-caf8c1af7032"&gt;21&lt;/key&gt;&lt;/foreign-keys&gt;&lt;ref-type name="Book Section"&gt;5&lt;/ref-type&gt;&lt;contributors&gt;&lt;authors&gt;&lt;author&gt;Ronneberger, Olaf&lt;/author&gt;&lt;author&gt;Fischer, Philipp&lt;/author&gt;&lt;author&gt;Brox, Thomas&lt;/author&gt;&lt;author&gt;Wells, William M.&lt;/author&gt;&lt;author&gt;Frangi, Alejandro F.&lt;/author&gt;&lt;author&gt;Navab, Nassir&lt;/author&gt;&lt;author&gt;Hornegger, Joachim&lt;/author&gt;&lt;/authors&gt;&lt;/contributors&gt;&lt;titles&gt;&lt;title&gt;U-Net: Convolutional Networks for Biomedical Image Segmentation&lt;/title&gt;&lt;tertiary-title&gt;Lecture Notes in Computer Science&lt;/tertiary-title&gt;&lt;/titles&gt;&lt;pages&gt;234-241&lt;/pages&gt;&lt;volume&gt;9351&lt;/volume&gt;&lt;keywords&gt;&lt;keyword&gt;Image processing&lt;/keyword&gt;&lt;/keywords&gt;&lt;dates&gt;&lt;year&gt;2015&lt;/year&gt;&lt;/dates&gt;&lt;pub-location&gt;Switzerland&lt;/pub-location&gt;&lt;publisher&gt;Springer International Publishing AG&lt;/publisher&gt;&lt;isbn&gt;0302-9743&lt;/isbn&gt;&lt;urls&gt;&lt;/urls&gt;&lt;electronic-resource-num&gt;10.1007/978-3-319-24574-4_28&lt;/electronic-resource-num&gt;&lt;/record&gt;&lt;/Cite&gt;&lt;/EndNote&gt;</w:instrText>
      </w:r>
      <w:r w:rsidR="00A83471" w:rsidRPr="00CD4C14">
        <w:rPr>
          <w:rFonts w:ascii="Times New Roman" w:hAnsi="Times New Roman" w:cs="Times New Roman"/>
          <w:sz w:val="24"/>
          <w:szCs w:val="24"/>
          <w:lang w:val="en-GB"/>
        </w:rPr>
        <w:fldChar w:fldCharType="separate"/>
      </w:r>
      <w:r w:rsidR="00A83471" w:rsidRPr="00CD4C14">
        <w:rPr>
          <w:rFonts w:ascii="Times New Roman" w:hAnsi="Times New Roman" w:cs="Times New Roman"/>
          <w:noProof/>
          <w:sz w:val="24"/>
          <w:szCs w:val="24"/>
          <w:lang w:val="en-GB"/>
        </w:rPr>
        <w:t>(Ronneberger et al., 2015)</w:t>
      </w:r>
      <w:r w:rsidR="00A83471"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w:t>
      </w:r>
      <w:r w:rsidR="009764D8"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have become state-of-the-art for segmenting remote</w:t>
      </w:r>
      <w:r w:rsidR="006D4B8F"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sensing imagery</w:t>
      </w:r>
      <w:r w:rsidR="00361088" w:rsidRPr="00CD4C14">
        <w:rPr>
          <w:rFonts w:ascii="Times New Roman" w:hAnsi="Times New Roman" w:cs="Times New Roman"/>
          <w:sz w:val="24"/>
          <w:szCs w:val="24"/>
          <w:lang w:val="en-GB"/>
        </w:rPr>
        <w:t xml:space="preserve"> </w:t>
      </w:r>
      <w:r w:rsidR="00094259" w:rsidRPr="00CD4C14">
        <w:rPr>
          <w:rFonts w:ascii="Times New Roman" w:hAnsi="Times New Roman" w:cs="Times New Roman"/>
          <w:sz w:val="24"/>
          <w:szCs w:val="24"/>
          <w:lang w:val="en-GB"/>
        </w:rPr>
        <w:fldChar w:fldCharType="begin"/>
      </w:r>
      <w:r w:rsidR="00476207" w:rsidRPr="00CD4C14">
        <w:rPr>
          <w:rFonts w:ascii="Times New Roman" w:hAnsi="Times New Roman" w:cs="Times New Roman"/>
          <w:sz w:val="24"/>
          <w:szCs w:val="24"/>
          <w:lang w:val="en-GB"/>
        </w:rPr>
        <w:instrText xml:space="preserve"> ADDIN EN.CITE &lt;EndNote&gt;&lt;Cite&gt;&lt;Author&gt;Lv&lt;/Author&gt;&lt;Year&gt;2023&lt;/Year&gt;&lt;RecNum&gt;23&lt;/RecNum&gt;&lt;DisplayText&gt;(Lv et al., 2023)&lt;/DisplayText&gt;&lt;record&gt;&lt;rec-number&gt;23&lt;/rec-number&gt;&lt;foreign-keys&gt;&lt;key app="EN" db-id="ddzs05prgtzf9ieftdkvtavhdv2e2td05frt" timestamp="1753879293" guid="bec4dc8a-070b-4ff2-843a-c350a542d8a3"&gt;23&lt;/key&gt;&lt;/foreign-keys&gt;&lt;ref-type name="Journal Article"&gt;17&lt;/ref-type&gt;&lt;contributors&gt;&lt;authors&gt;&lt;author&gt;Lv,Jinna&lt;/author&gt;&lt;author&gt;Shen,Qi&lt;/author&gt;&lt;author&gt;Lv,Mingzheng&lt;/author&gt;&lt;author&gt;Li,Yiran&lt;/author&gt;&lt;author&gt;Shi,Lei&lt;/author&gt;&lt;author&gt;Zhang,Peiying&lt;/author&gt;&lt;/authors&gt;&lt;/contributors&gt;&lt;auth-address&gt;Qi Shen,Teacher’s College, Beijing Union University,China,sftshenqi@buu.edu.cn&lt;/auth-address&gt;&lt;titles&gt;&lt;title&gt;Deep learning-based semantic segmentation of remote sensing images: a review&lt;/title&gt;&lt;secondary-title&gt;Frontiers in Ecology and Evolution&lt;/secondary-title&gt;&lt;short-title&gt;Semantic Segmentation of Remote Sensing&lt;/short-title&gt;&lt;/titles&gt;&lt;periodical&gt;&lt;full-title&gt;Frontiers in Ecology and Evolution&lt;/full-title&gt;&lt;/periodical&gt;&lt;volume&gt;Volume 11 - 2023&lt;/volume&gt;&lt;keywords&gt;&lt;keyword&gt;remote sensing,deep learning,Convolutional Neural Network,Sematic segmentation,satellite image&lt;/keyword&gt;&lt;/keywords&gt;&lt;dates&gt;&lt;year&gt;2023&lt;/year&gt;&lt;pub-dates&gt;&lt;date&gt;2023-July-14&lt;/date&gt;&lt;/pub-dates&gt;&lt;/dates&gt;&lt;isbn&gt;2296-701X&lt;/isbn&gt;&lt;work-type&gt;Review&lt;/work-type&gt;&lt;urls&gt;&lt;related-urls&gt;&lt;url&gt;https://www.frontiersin.org/journals/ecology-and-evolution/articles/10.3389/fevo.2023.1201125&lt;/url&gt;&lt;/related-urls&gt;&lt;/urls&gt;&lt;electronic-resource-num&gt;10.3389/fevo.2023.1201125&lt;/electronic-resource-num&gt;&lt;language&gt;English&lt;/language&gt;&lt;/record&gt;&lt;/Cite&gt;&lt;/EndNote&gt;</w:instrText>
      </w:r>
      <w:r w:rsidR="00094259" w:rsidRPr="00CD4C14">
        <w:rPr>
          <w:rFonts w:ascii="Times New Roman" w:hAnsi="Times New Roman" w:cs="Times New Roman"/>
          <w:sz w:val="24"/>
          <w:szCs w:val="24"/>
          <w:lang w:val="en-GB"/>
        </w:rPr>
        <w:fldChar w:fldCharType="separate"/>
      </w:r>
      <w:r w:rsidR="00094259" w:rsidRPr="00CD4C14">
        <w:rPr>
          <w:rFonts w:ascii="Times New Roman" w:hAnsi="Times New Roman" w:cs="Times New Roman"/>
          <w:noProof/>
          <w:sz w:val="24"/>
          <w:szCs w:val="24"/>
          <w:lang w:val="en-GB"/>
        </w:rPr>
        <w:t>(Lv et al., 2023)</w:t>
      </w:r>
      <w:r w:rsidR="00094259" w:rsidRPr="00CD4C14">
        <w:rPr>
          <w:rFonts w:ascii="Times New Roman" w:hAnsi="Times New Roman" w:cs="Times New Roman"/>
          <w:sz w:val="24"/>
          <w:szCs w:val="24"/>
          <w:lang w:val="en-GB"/>
        </w:rPr>
        <w:fldChar w:fldCharType="end"/>
      </w:r>
      <w:r w:rsidR="00361088"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Recent research has further pushed the boundaries with Transformer-based</w:t>
      </w:r>
      <w:r w:rsidR="002B0396" w:rsidRPr="00CD4C14">
        <w:rPr>
          <w:rFonts w:ascii="Times New Roman" w:hAnsi="Times New Roman" w:cs="Times New Roman"/>
          <w:sz w:val="24"/>
          <w:szCs w:val="24"/>
          <w:lang w:val="en-GB"/>
        </w:rPr>
        <w:t xml:space="preserve"> </w:t>
      </w:r>
      <w:r w:rsidR="00476207" w:rsidRPr="00CD4C14">
        <w:rPr>
          <w:rFonts w:ascii="Times New Roman" w:hAnsi="Times New Roman" w:cs="Times New Roman"/>
          <w:sz w:val="24"/>
          <w:szCs w:val="24"/>
          <w:lang w:val="en-GB"/>
        </w:rPr>
        <w:fldChar w:fldCharType="begin"/>
      </w:r>
      <w:r w:rsidR="007A304D" w:rsidRPr="00CD4C14">
        <w:rPr>
          <w:rFonts w:ascii="Times New Roman" w:hAnsi="Times New Roman" w:cs="Times New Roman"/>
          <w:sz w:val="24"/>
          <w:szCs w:val="24"/>
          <w:lang w:val="en-GB"/>
        </w:rPr>
        <w:instrText xml:space="preserve"> ADDIN EN.CITE &lt;EndNote&gt;&lt;Cite&gt;&lt;Author&gt;Panboonyuen&lt;/Author&gt;&lt;Year&gt;2021&lt;/Year&gt;&lt;RecNum&gt;24&lt;/RecNum&gt;&lt;DisplayText&gt;(Panboonyuen et al., 2021)&lt;/DisplayText&gt;&lt;record&gt;&lt;rec-number&gt;24&lt;/rec-number&gt;&lt;foreign-keys&gt;&lt;key app="EN" db-id="ddzs05prgtzf9ieftdkvtavhdv2e2td05frt" timestamp="1753880226" guid="16760055-07cb-4e20-82f4-87a6f393afdd"&gt;24&lt;/key&gt;&lt;/foreign-keys&gt;&lt;ref-type name="Journal Article"&gt;17&lt;/ref-type&gt;&lt;contributors&gt;&lt;authors&gt;&lt;author&gt;Panboonyuen, Teerapong&lt;/author&gt;&lt;author&gt;Jitkajornwanich, Kulsawasd&lt;/author&gt;&lt;author&gt;Lawawirojwong, Siam&lt;/author&gt;&lt;author&gt;Srestasathiern, Panu&lt;/author&gt;&lt;author&gt;Vateekul, Peerapon&lt;/author&gt;&lt;/authors&gt;&lt;/contributors&gt;&lt;titles&gt;&lt;title&gt;Transformer-Based Decoder Designs for Semantic Segmentation on Remotely Sensed Images&lt;/title&gt;&lt;secondary-title&gt;Remote sensing (Basel, Switzerland)&lt;/secondary-title&gt;&lt;/titles&gt;&lt;periodical&gt;&lt;full-title&gt;Remote sensing (Basel, Switzerland)&lt;/full-title&gt;&lt;/periodical&gt;&lt;pages&gt;5100&lt;/pages&gt;&lt;volume&gt;13&lt;/volume&gt;&lt;number&gt;24&lt;/number&gt;&lt;keywords&gt;&lt;keyword&gt;Image analysis&lt;/keyword&gt;&lt;keyword&gt;Image processing&lt;/keyword&gt;&lt;keyword&gt;Image segmentation&lt;/keyword&gt;&lt;keyword&gt;Natural Language Processing&lt;/keyword&gt;&lt;keyword&gt;Remote sensing&lt;/keyword&gt;&lt;keyword&gt;Semantics&lt;/keyword&gt;&lt;keyword&gt;Thailand&lt;/keyword&gt;&lt;keyword&gt;Training&lt;/keyword&gt;&lt;keyword&gt;Vision&lt;/keyword&gt;&lt;/keywords&gt;&lt;dates&gt;&lt;year&gt;2021&lt;/year&gt;&lt;/dates&gt;&lt;pub-location&gt;Basel&lt;/pub-location&gt;&lt;publisher&gt;MDPI AG&lt;/publisher&gt;&lt;isbn&gt;2072-4292&lt;/isbn&gt;&lt;urls&gt;&lt;/urls&gt;&lt;electronic-resource-num&gt;10.3390/rs13245100&lt;/electronic-resource-num&gt;&lt;/record&gt;&lt;/Cite&gt;&lt;/EndNote&gt;</w:instrText>
      </w:r>
      <w:r w:rsidR="00476207" w:rsidRPr="00CD4C14">
        <w:rPr>
          <w:rFonts w:ascii="Times New Roman" w:hAnsi="Times New Roman" w:cs="Times New Roman"/>
          <w:sz w:val="24"/>
          <w:szCs w:val="24"/>
          <w:lang w:val="en-GB"/>
        </w:rPr>
        <w:fldChar w:fldCharType="separate"/>
      </w:r>
      <w:r w:rsidR="00476207" w:rsidRPr="00CD4C14">
        <w:rPr>
          <w:rFonts w:ascii="Times New Roman" w:hAnsi="Times New Roman" w:cs="Times New Roman"/>
          <w:noProof/>
          <w:sz w:val="24"/>
          <w:szCs w:val="24"/>
          <w:lang w:val="en-GB"/>
        </w:rPr>
        <w:t>(Panboonyuen et al., 2021)</w:t>
      </w:r>
      <w:r w:rsidR="00476207"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xml:space="preserve"> </w:t>
      </w:r>
      <w:r w:rsidR="00F23657" w:rsidRPr="00CD4C14">
        <w:rPr>
          <w:rFonts w:ascii="Times New Roman" w:hAnsi="Times New Roman" w:cs="Times New Roman"/>
          <w:sz w:val="24"/>
          <w:szCs w:val="24"/>
          <w:lang w:val="en-GB"/>
        </w:rPr>
        <w:t>and attention mechanisms</w:t>
      </w:r>
      <w:r w:rsidR="00476207" w:rsidRPr="00CD4C14">
        <w:rPr>
          <w:rFonts w:ascii="Times New Roman" w:hAnsi="Times New Roman" w:cs="Times New Roman"/>
          <w:sz w:val="24"/>
          <w:szCs w:val="24"/>
          <w:lang w:val="en-GB"/>
        </w:rPr>
        <w:t xml:space="preserve"> </w:t>
      </w:r>
      <w:r w:rsidR="00476207" w:rsidRPr="00CD4C14">
        <w:rPr>
          <w:rFonts w:ascii="Times New Roman" w:hAnsi="Times New Roman" w:cs="Times New Roman"/>
          <w:sz w:val="24"/>
          <w:szCs w:val="24"/>
          <w:lang w:val="en-GB"/>
        </w:rPr>
        <w:fldChar w:fldCharType="begin"/>
      </w:r>
      <w:r w:rsidR="007A304D" w:rsidRPr="00CD4C14">
        <w:rPr>
          <w:rFonts w:ascii="Times New Roman" w:hAnsi="Times New Roman" w:cs="Times New Roman"/>
          <w:sz w:val="24"/>
          <w:szCs w:val="24"/>
          <w:lang w:val="en-GB"/>
        </w:rPr>
        <w:instrText xml:space="preserve"> ADDIN EN.CITE &lt;EndNote&gt;&lt;Cite&gt;&lt;Author&gt;Wang&lt;/Author&gt;&lt;Year&gt;2022&lt;/Year&gt;&lt;RecNum&gt;25&lt;/RecNum&gt;&lt;DisplayText&gt;(Wang et al., 2022)&lt;/DisplayText&gt;&lt;record&gt;&lt;rec-number&gt;25&lt;/rec-number&gt;&lt;foreign-keys&gt;&lt;key app="EN" db-id="ddzs05prgtzf9ieftdkvtavhdv2e2td05frt" timestamp="1753880262" guid="2ae4b036-6746-4a0d-add2-980f051d0301"&gt;25&lt;/key&gt;&lt;/foreign-keys&gt;&lt;ref-type name="Journal Article"&gt;17&lt;/ref-type&gt;&lt;contributors&gt;&lt;authors&gt;&lt;author&gt;Wang, Zhimin&lt;/author&gt;&lt;author&gt;Wang, Jiasheng&lt;/author&gt;&lt;author&gt;Yang, Kun&lt;/author&gt;&lt;author&gt;Wang, Limeng&lt;/author&gt;&lt;author&gt;Su, Fanjie&lt;/author&gt;&lt;author&gt;Chen, Xinya&lt;/author&gt;&lt;/authors&gt;&lt;/contributors&gt;&lt;titles&gt;&lt;title&gt;Semantic segmentation of high-resolution remote sensing images based on a class feature attention mechanism fused with Deeplabv3&lt;/title&gt;&lt;secondary-title&gt;Computers &amp;amp; geosciences&lt;/secondary-title&gt;&lt;/titles&gt;&lt;periodical&gt;&lt;full-title&gt;Computers &amp;amp; geosciences&lt;/full-title&gt;&lt;/periodical&gt;&lt;pages&gt;104969&lt;/pages&gt;&lt;volume&gt;158&lt;/volume&gt;&lt;keywords&gt;&lt;keyword&gt;Computers&lt;/keyword&gt;&lt;keyword&gt;Data Collection&lt;/keyword&gt;&lt;keyword&gt;Exhibitions&lt;/keyword&gt;&lt;keyword&gt;Extracts&lt;/keyword&gt;&lt;keyword&gt;Image analysis&lt;/keyword&gt;&lt;keyword&gt;Problem solving&lt;/keyword&gt;&lt;keyword&gt;Refining&lt;/keyword&gt;&lt;keyword&gt;Remote sensing&lt;/keyword&gt;&lt;/keywords&gt;&lt;dates&gt;&lt;year&gt;2022&lt;/year&gt;&lt;/dates&gt;&lt;publisher&gt;Elsevier Ltd&lt;/publisher&gt;&lt;isbn&gt;0098-3004&lt;/isbn&gt;&lt;urls&gt;&lt;/urls&gt;&lt;electronic-resource-num&gt;10.1016/j.cageo.2021.104969&lt;/electronic-resource-num&gt;&lt;/record&gt;&lt;/Cite&gt;&lt;/EndNote&gt;</w:instrText>
      </w:r>
      <w:r w:rsidR="00476207" w:rsidRPr="00CD4C14">
        <w:rPr>
          <w:rFonts w:ascii="Times New Roman" w:hAnsi="Times New Roman" w:cs="Times New Roman"/>
          <w:sz w:val="24"/>
          <w:szCs w:val="24"/>
          <w:lang w:val="en-GB"/>
        </w:rPr>
        <w:fldChar w:fldCharType="separate"/>
      </w:r>
      <w:r w:rsidR="00476207" w:rsidRPr="00CD4C14">
        <w:rPr>
          <w:rFonts w:ascii="Times New Roman" w:hAnsi="Times New Roman" w:cs="Times New Roman"/>
          <w:noProof/>
          <w:sz w:val="24"/>
          <w:szCs w:val="24"/>
          <w:lang w:val="en-GB"/>
        </w:rPr>
        <w:t>(Wang et al., 2022)</w:t>
      </w:r>
      <w:r w:rsidR="00476207"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xml:space="preserve">, to </w:t>
      </w:r>
      <w:r w:rsidR="00B14FCE" w:rsidRPr="00CD4C14">
        <w:rPr>
          <w:rFonts w:ascii="Times New Roman" w:hAnsi="Times New Roman" w:cs="Times New Roman"/>
          <w:sz w:val="24"/>
          <w:szCs w:val="24"/>
          <w:lang w:val="en-GB"/>
        </w:rPr>
        <w:t xml:space="preserve">perform semantic segmentation in remote sensing </w:t>
      </w:r>
      <w:r w:rsidRPr="00CD4C14">
        <w:rPr>
          <w:rFonts w:ascii="Times New Roman" w:hAnsi="Times New Roman" w:cs="Times New Roman"/>
          <w:sz w:val="24"/>
          <w:szCs w:val="24"/>
          <w:lang w:val="en-GB"/>
        </w:rPr>
        <w:t>with high accuracy.</w:t>
      </w:r>
      <w:r w:rsidR="00B14FCE" w:rsidRPr="00CD4C14">
        <w:rPr>
          <w:rFonts w:ascii="Times New Roman" w:hAnsi="Times New Roman" w:cs="Times New Roman"/>
          <w:sz w:val="24"/>
          <w:szCs w:val="24"/>
          <w:lang w:val="en-GB"/>
        </w:rPr>
        <w:t xml:space="preserve"> </w:t>
      </w:r>
    </w:p>
    <w:p w14:paraId="23CCE526" w14:textId="66912F4D"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lastRenderedPageBreak/>
        <w:t xml:space="preserve">Despite the power of these models, their application in real-world conservation efforts is constrained by a critical bottleneck: the scarcity of large-scale, accurately labelled training data. Supervised deep learning models are data-hungry, requiring thousands of labelled examples to achieve high performance. The process of manually annotating satellite imagery is </w:t>
      </w:r>
      <w:r w:rsidR="00221736" w:rsidRPr="00CD4C14">
        <w:rPr>
          <w:rFonts w:ascii="Times New Roman" w:hAnsi="Times New Roman" w:cs="Times New Roman"/>
          <w:sz w:val="24"/>
          <w:szCs w:val="24"/>
          <w:lang w:val="en-GB"/>
        </w:rPr>
        <w:t>demanding</w:t>
      </w:r>
      <w:r w:rsidR="00ED4430" w:rsidRPr="00CD4C14">
        <w:rPr>
          <w:rFonts w:ascii="Times New Roman" w:hAnsi="Times New Roman" w:cs="Times New Roman"/>
          <w:sz w:val="24"/>
          <w:szCs w:val="24"/>
          <w:lang w:val="en-GB"/>
        </w:rPr>
        <w:t xml:space="preserve">, </w:t>
      </w:r>
      <w:r w:rsidR="00221736" w:rsidRPr="00CD4C14">
        <w:rPr>
          <w:rFonts w:ascii="Times New Roman" w:hAnsi="Times New Roman" w:cs="Times New Roman"/>
          <w:sz w:val="24"/>
          <w:szCs w:val="24"/>
          <w:lang w:val="en-GB"/>
        </w:rPr>
        <w:t>time-consuming</w:t>
      </w:r>
      <w:r w:rsidR="00ED4430"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and subjective. While regional datasets have been developed, such as the </w:t>
      </w:r>
      <w:proofErr w:type="spellStart"/>
      <w:r w:rsidRPr="00CD4C14">
        <w:rPr>
          <w:rFonts w:ascii="Times New Roman" w:hAnsi="Times New Roman" w:cs="Times New Roman"/>
          <w:sz w:val="24"/>
          <w:szCs w:val="24"/>
          <w:lang w:val="en-GB"/>
        </w:rPr>
        <w:t>BrazilDAM</w:t>
      </w:r>
      <w:proofErr w:type="spellEnd"/>
      <w:r w:rsidR="007D724D" w:rsidRPr="00CD4C14">
        <w:rPr>
          <w:rFonts w:ascii="Times New Roman" w:hAnsi="Times New Roman" w:cs="Times New Roman"/>
          <w:sz w:val="24"/>
          <w:szCs w:val="24"/>
          <w:lang w:val="en-GB"/>
        </w:rPr>
        <w:t xml:space="preserve"> </w:t>
      </w:r>
      <w:r w:rsidR="00FB0394" w:rsidRPr="00CD4C14">
        <w:rPr>
          <w:rFonts w:ascii="Times New Roman" w:hAnsi="Times New Roman" w:cs="Times New Roman"/>
          <w:sz w:val="24"/>
          <w:szCs w:val="24"/>
          <w:lang w:val="en-GB"/>
        </w:rPr>
        <w:fldChar w:fldCharType="begin"/>
      </w:r>
      <w:r w:rsidR="00FB0394" w:rsidRPr="00CD4C14">
        <w:rPr>
          <w:rFonts w:ascii="Times New Roman" w:hAnsi="Times New Roman" w:cs="Times New Roman"/>
          <w:sz w:val="24"/>
          <w:szCs w:val="24"/>
          <w:lang w:val="en-GB"/>
        </w:rPr>
        <w:instrText xml:space="preserve"> ADDIN EN.CITE &lt;EndNote&gt;&lt;Cite&gt;&lt;Author&gt;Ferreira&lt;/Author&gt;&lt;Year&gt;2020&lt;/Year&gt;&lt;RecNum&gt;1&lt;/RecNum&gt;&lt;DisplayText&gt;(Ferreira et al., 2020)&lt;/DisplayText&gt;&lt;record&gt;&lt;rec-number&gt;1&lt;/rec-number&gt;&lt;foreign-keys&gt;&lt;key app="EN" db-id="ddzs05prgtzf9ieftdkvtavhdv2e2td05frt" timestamp="1751285421" guid="fca23d79-384d-4205-afee-fe0f5b79b103"&gt;1&lt;/key&gt;&lt;/foreign-keys&gt;&lt;ref-type name="Journal Article"&gt;17&lt;/ref-type&gt;&lt;contributors&gt;&lt;authors&gt;&lt;author&gt;Ferreira, E.&lt;/author&gt;&lt;author&gt;Brito, M.&lt;/author&gt;&lt;author&gt;Balaniuk, R.&lt;/author&gt;&lt;author&gt;Alvim, M. S.&lt;/author&gt;&lt;author&gt;dos Santos, J. A.&lt;/author&gt;&lt;/authors&gt;&lt;/contributors&gt;&lt;titles&gt;&lt;title&gt;BRAZILDAM: A BENCHMARK DATASET FOR TAILINGS DAM DETECTION&lt;/title&gt;&lt;secondary-title&gt;International archives of the photogrammetry, remote sensing and spatial information sciences.&lt;/secondary-title&gt;&lt;/titles&gt;&lt;periodical&gt;&lt;full-title&gt;International archives of the photogrammetry, remote sensing and spatial information sciences.&lt;/full-title&gt;&lt;/periodical&gt;&lt;pages&gt;343-348&lt;/pages&gt;&lt;volume&gt;XLII-3/W12-2020&lt;/volume&gt;&lt;keywords&gt;&lt;keyword&gt;Bench-marks&lt;/keyword&gt;&lt;keyword&gt;Classification&lt;/keyword&gt;&lt;keyword&gt;Dams&lt;/keyword&gt;&lt;keyword&gt;Landsat satellites&lt;/keyword&gt;&lt;keyword&gt;Machine learning&lt;/keyword&gt;&lt;keyword&gt;MODIS (Spectroradiometer)&lt;/keyword&gt;&lt;keyword&gt;Neural networks (Computer science)&lt;/keyword&gt;&lt;keyword&gt;Remote sensing&lt;/keyword&gt;&lt;/keywords&gt;&lt;dates&gt;&lt;year&gt;2020&lt;/year&gt;&lt;/dates&gt;&lt;pub-location&gt;Gottingen&lt;/pub-location&gt;&lt;publisher&gt;Copernicus GmbH&lt;/publisher&gt;&lt;isbn&gt;2194-9034&lt;/isbn&gt;&lt;urls&gt;&lt;/urls&gt;&lt;electronic-resource-num&gt;10.5194/isprs-archives-XLII-3-W12-2020-343-2020&lt;/electronic-resource-num&gt;&lt;/record&gt;&lt;/Cite&gt;&lt;/EndNote&gt;</w:instrText>
      </w:r>
      <w:r w:rsidR="00FB0394" w:rsidRPr="00CD4C14">
        <w:rPr>
          <w:rFonts w:ascii="Times New Roman" w:hAnsi="Times New Roman" w:cs="Times New Roman"/>
          <w:sz w:val="24"/>
          <w:szCs w:val="24"/>
          <w:lang w:val="en-GB"/>
        </w:rPr>
        <w:fldChar w:fldCharType="separate"/>
      </w:r>
      <w:r w:rsidR="00FB0394" w:rsidRPr="00CD4C14">
        <w:rPr>
          <w:rFonts w:ascii="Times New Roman" w:hAnsi="Times New Roman" w:cs="Times New Roman"/>
          <w:noProof/>
          <w:sz w:val="24"/>
          <w:szCs w:val="24"/>
          <w:lang w:val="en-GB"/>
        </w:rPr>
        <w:t>(Ferreira et al., 2020)</w:t>
      </w:r>
      <w:r w:rsidR="00FB0394" w:rsidRPr="00CD4C14">
        <w:rPr>
          <w:rFonts w:ascii="Times New Roman" w:hAnsi="Times New Roman" w:cs="Times New Roman"/>
          <w:sz w:val="24"/>
          <w:szCs w:val="24"/>
          <w:lang w:val="en-GB"/>
        </w:rPr>
        <w:fldChar w:fldCharType="end"/>
      </w:r>
      <w:r w:rsidR="00FB0394"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dataset for detecting mining tailings dams,</w:t>
      </w:r>
      <w:r w:rsidR="005A1137" w:rsidRPr="00CD4C14">
        <w:rPr>
          <w:rFonts w:ascii="Times New Roman" w:hAnsi="Times New Roman" w:cs="Times New Roman"/>
          <w:sz w:val="24"/>
          <w:szCs w:val="24"/>
          <w:lang w:val="en-GB"/>
        </w:rPr>
        <w:t xml:space="preserve"> they are often tailored to specific geographic areas or land cover types, limiting their transferability to ecologically distinct regions like the Colombian Amazon.</w:t>
      </w:r>
    </w:p>
    <w:p w14:paraId="067F965C" w14:textId="763B5148"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This project directly confronts this data-scarcity challenge by developing and implementing a complete and scalable deep learning pipeline for deforestation analysis in Colombia. The core of this work's innovation lies in its novel data generation strategy, which leverages two powerful, cloud-based platforms. Firstly, it </w:t>
      </w:r>
      <w:r w:rsidR="00C1314F" w:rsidRPr="00CD4C14">
        <w:rPr>
          <w:rFonts w:ascii="Times New Roman" w:hAnsi="Times New Roman" w:cs="Times New Roman"/>
          <w:sz w:val="24"/>
          <w:szCs w:val="24"/>
          <w:lang w:val="en-GB"/>
        </w:rPr>
        <w:t>uses</w:t>
      </w:r>
      <w:r w:rsidRPr="00CD4C14">
        <w:rPr>
          <w:rFonts w:ascii="Times New Roman" w:hAnsi="Times New Roman" w:cs="Times New Roman"/>
          <w:sz w:val="24"/>
          <w:szCs w:val="24"/>
          <w:lang w:val="en-GB"/>
        </w:rPr>
        <w:t xml:space="preserve"> Google Earth Engine (GEE)</w:t>
      </w:r>
      <w:r w:rsidR="000270B2" w:rsidRPr="00CD4C14">
        <w:rPr>
          <w:rFonts w:ascii="Times New Roman" w:hAnsi="Times New Roman" w:cs="Times New Roman"/>
          <w:sz w:val="24"/>
          <w:szCs w:val="24"/>
          <w:lang w:val="en-GB"/>
        </w:rPr>
        <w:t xml:space="preserve"> </w:t>
      </w:r>
      <w:r w:rsidR="000270B2" w:rsidRPr="00CD4C14">
        <w:rPr>
          <w:rFonts w:ascii="Times New Roman" w:hAnsi="Times New Roman" w:cs="Times New Roman"/>
          <w:sz w:val="24"/>
          <w:szCs w:val="24"/>
          <w:lang w:val="en-GB"/>
        </w:rPr>
        <w:fldChar w:fldCharType="begin"/>
      </w:r>
      <w:r w:rsidR="000270B2" w:rsidRPr="00CD4C14">
        <w:rPr>
          <w:rFonts w:ascii="Times New Roman" w:hAnsi="Times New Roman" w:cs="Times New Roman"/>
          <w:sz w:val="24"/>
          <w:szCs w:val="24"/>
          <w:lang w:val="en-GB"/>
        </w:rPr>
        <w:instrText xml:space="preserve"> ADDIN EN.CITE &lt;EndNote&gt;&lt;Cite&gt;&lt;Author&gt;Gorelick&lt;/Author&gt;&lt;Year&gt;2017&lt;/Year&gt;&lt;RecNum&gt;26&lt;/RecNum&gt;&lt;DisplayText&gt;(Gorelick et al., 2017)&lt;/DisplayText&gt;&lt;record&gt;&lt;rec-number&gt;26&lt;/rec-number&gt;&lt;foreign-keys&gt;&lt;key app="EN" db-id="ddzs05prgtzf9ieftdkvtavhdv2e2td05frt" timestamp="1753881407" guid="87951ddd-642d-4fd2-8edf-48451c97de1e"&gt;26&lt;/key&gt;&lt;/foreign-keys&gt;&lt;ref-type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0270B2" w:rsidRPr="00CD4C14">
        <w:rPr>
          <w:rFonts w:ascii="Times New Roman" w:hAnsi="Times New Roman" w:cs="Times New Roman"/>
          <w:sz w:val="24"/>
          <w:szCs w:val="24"/>
          <w:lang w:val="en-GB"/>
        </w:rPr>
        <w:fldChar w:fldCharType="separate"/>
      </w:r>
      <w:r w:rsidR="000270B2" w:rsidRPr="00CD4C14">
        <w:rPr>
          <w:rFonts w:ascii="Times New Roman" w:hAnsi="Times New Roman" w:cs="Times New Roman"/>
          <w:noProof/>
          <w:sz w:val="24"/>
          <w:szCs w:val="24"/>
          <w:lang w:val="en-GB"/>
        </w:rPr>
        <w:t>(Gorelick et al., 2017)</w:t>
      </w:r>
      <w:r w:rsidR="000270B2"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a planetary-scale platform for geospatial analysis, to access and pre-process years of Sentinel-2 satellite imagery</w:t>
      </w:r>
      <w:r w:rsidR="000270B2" w:rsidRPr="00CD4C14">
        <w:rPr>
          <w:rFonts w:ascii="Times New Roman" w:hAnsi="Times New Roman" w:cs="Times New Roman"/>
          <w:sz w:val="24"/>
          <w:szCs w:val="24"/>
          <w:lang w:val="en-GB"/>
        </w:rPr>
        <w:t xml:space="preserve"> </w:t>
      </w:r>
      <w:r w:rsidR="000270B2" w:rsidRPr="00CD4C14">
        <w:rPr>
          <w:rFonts w:ascii="Times New Roman" w:hAnsi="Times New Roman" w:cs="Times New Roman"/>
          <w:sz w:val="24"/>
          <w:szCs w:val="24"/>
          <w:lang w:val="en-GB"/>
        </w:rPr>
        <w:fldChar w:fldCharType="begin"/>
      </w:r>
      <w:r w:rsidR="000270B2" w:rsidRPr="00CD4C14">
        <w:rPr>
          <w:rFonts w:ascii="Times New Roman" w:hAnsi="Times New Roman" w:cs="Times New Roman"/>
          <w:sz w:val="24"/>
          <w:szCs w:val="24"/>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0270B2" w:rsidRPr="00CD4C14">
        <w:rPr>
          <w:rFonts w:ascii="Times New Roman" w:hAnsi="Times New Roman" w:cs="Times New Roman"/>
          <w:sz w:val="24"/>
          <w:szCs w:val="24"/>
          <w:lang w:val="en-GB"/>
        </w:rPr>
        <w:fldChar w:fldCharType="separate"/>
      </w:r>
      <w:r w:rsidR="000270B2" w:rsidRPr="00CD4C14">
        <w:rPr>
          <w:rFonts w:ascii="Times New Roman" w:hAnsi="Times New Roman" w:cs="Times New Roman"/>
          <w:noProof/>
          <w:sz w:val="24"/>
          <w:szCs w:val="24"/>
          <w:lang w:val="en-GB"/>
        </w:rPr>
        <w:t>(Drusch et al., 2012)</w:t>
      </w:r>
      <w:r w:rsidR="000270B2"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creating cloud-free composites of the study area without the need for prohibitive local computation.</w:t>
      </w:r>
      <w:r w:rsidR="00D56714"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Secondly, to overcome the lack of </w:t>
      </w:r>
      <w:r w:rsidR="00586BFD" w:rsidRPr="00CD4C14">
        <w:rPr>
          <w:rFonts w:ascii="Times New Roman" w:hAnsi="Times New Roman" w:cs="Times New Roman"/>
          <w:sz w:val="24"/>
          <w:szCs w:val="24"/>
          <w:lang w:val="en-GB"/>
        </w:rPr>
        <w:t>ground</w:t>
      </w:r>
      <w:r w:rsidR="00514F28" w:rsidRPr="00CD4C14">
        <w:rPr>
          <w:rFonts w:ascii="Times New Roman" w:hAnsi="Times New Roman" w:cs="Times New Roman"/>
          <w:sz w:val="24"/>
          <w:szCs w:val="24"/>
          <w:lang w:val="en-GB"/>
        </w:rPr>
        <w:t xml:space="preserve"> </w:t>
      </w:r>
      <w:r w:rsidR="00586BFD" w:rsidRPr="00CD4C14">
        <w:rPr>
          <w:rFonts w:ascii="Times New Roman" w:hAnsi="Times New Roman" w:cs="Times New Roman"/>
          <w:sz w:val="24"/>
          <w:szCs w:val="24"/>
          <w:lang w:val="en-GB"/>
        </w:rPr>
        <w:t>truth</w:t>
      </w:r>
      <w:r w:rsidRPr="00CD4C14">
        <w:rPr>
          <w:rFonts w:ascii="Times New Roman" w:hAnsi="Times New Roman" w:cs="Times New Roman"/>
          <w:sz w:val="24"/>
          <w:szCs w:val="24"/>
          <w:lang w:val="en-GB"/>
        </w:rPr>
        <w:t xml:space="preserve"> labels, the pipeline employs Google's Dynamic World dataset</w:t>
      </w:r>
      <w:r w:rsidR="007A304D" w:rsidRPr="00CD4C14">
        <w:rPr>
          <w:rFonts w:ascii="Times New Roman" w:hAnsi="Times New Roman" w:cs="Times New Roman"/>
          <w:sz w:val="24"/>
          <w:szCs w:val="24"/>
          <w:lang w:val="en-GB"/>
        </w:rPr>
        <w:t xml:space="preserve"> </w:t>
      </w:r>
      <w:r w:rsidR="007A304D" w:rsidRPr="00CD4C14">
        <w:rPr>
          <w:rFonts w:ascii="Times New Roman" w:hAnsi="Times New Roman" w:cs="Times New Roman"/>
          <w:sz w:val="24"/>
          <w:szCs w:val="24"/>
          <w:lang w:val="en-GB"/>
        </w:rPr>
        <w:fldChar w:fldCharType="begin"/>
      </w:r>
      <w:r w:rsidR="000270B2" w:rsidRPr="00CD4C14">
        <w:rPr>
          <w:rFonts w:ascii="Times New Roman" w:hAnsi="Times New Roman" w:cs="Times New Roman"/>
          <w:sz w:val="24"/>
          <w:szCs w:val="24"/>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7A304D" w:rsidRPr="00CD4C14">
        <w:rPr>
          <w:rFonts w:ascii="Times New Roman" w:hAnsi="Times New Roman" w:cs="Times New Roman"/>
          <w:sz w:val="24"/>
          <w:szCs w:val="24"/>
          <w:lang w:val="en-GB"/>
        </w:rPr>
        <w:fldChar w:fldCharType="separate"/>
      </w:r>
      <w:r w:rsidR="007A304D" w:rsidRPr="00CD4C14">
        <w:rPr>
          <w:rFonts w:ascii="Times New Roman" w:hAnsi="Times New Roman" w:cs="Times New Roman"/>
          <w:noProof/>
          <w:sz w:val="24"/>
          <w:szCs w:val="24"/>
          <w:lang w:val="en-GB"/>
        </w:rPr>
        <w:t>(Brown et al., 2022)</w:t>
      </w:r>
      <w:r w:rsidR="007A304D"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xml:space="preserve">. Dynamic World provides a reliable and consistently updated source of </w:t>
      </w:r>
      <w:r w:rsidR="004D4749" w:rsidRPr="00CD4C14">
        <w:rPr>
          <w:rFonts w:ascii="Times New Roman" w:hAnsi="Times New Roman" w:cs="Times New Roman"/>
          <w:sz w:val="24"/>
          <w:szCs w:val="24"/>
          <w:lang w:val="en-GB"/>
        </w:rPr>
        <w:t xml:space="preserve">global </w:t>
      </w:r>
      <w:r w:rsidRPr="00CD4C14">
        <w:rPr>
          <w:rFonts w:ascii="Times New Roman" w:hAnsi="Times New Roman" w:cs="Times New Roman"/>
          <w:sz w:val="24"/>
          <w:szCs w:val="24"/>
          <w:lang w:val="en-GB"/>
        </w:rPr>
        <w:t>land</w:t>
      </w:r>
      <w:r w:rsidR="006D4B8F"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cover classifications that can serve as "</w:t>
      </w:r>
      <w:r w:rsidR="00D11BF6" w:rsidRPr="00CD4C14">
        <w:rPr>
          <w:rFonts w:ascii="Times New Roman" w:hAnsi="Times New Roman" w:cs="Times New Roman"/>
          <w:sz w:val="24"/>
          <w:szCs w:val="24"/>
          <w:lang w:val="en-GB"/>
        </w:rPr>
        <w:t xml:space="preserve">pseudo </w:t>
      </w:r>
      <w:r w:rsidRPr="00CD4C14">
        <w:rPr>
          <w:rFonts w:ascii="Times New Roman" w:hAnsi="Times New Roman" w:cs="Times New Roman"/>
          <w:sz w:val="24"/>
          <w:szCs w:val="24"/>
          <w:lang w:val="en-GB"/>
        </w:rPr>
        <w:t>ground</w:t>
      </w:r>
      <w:r w:rsidR="00D11BF6"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truth" labels for training at </w:t>
      </w:r>
      <w:r w:rsidR="00D21C0A" w:rsidRPr="00CD4C14">
        <w:rPr>
          <w:rFonts w:ascii="Times New Roman" w:hAnsi="Times New Roman" w:cs="Times New Roman"/>
          <w:sz w:val="24"/>
          <w:szCs w:val="24"/>
          <w:lang w:val="en-GB"/>
        </w:rPr>
        <w:t xml:space="preserve">a large </w:t>
      </w:r>
      <w:r w:rsidRPr="00CD4C14">
        <w:rPr>
          <w:rFonts w:ascii="Times New Roman" w:hAnsi="Times New Roman" w:cs="Times New Roman"/>
          <w:sz w:val="24"/>
          <w:szCs w:val="24"/>
          <w:lang w:val="en-GB"/>
        </w:rPr>
        <w:t>scale.</w:t>
      </w:r>
    </w:p>
    <w:p w14:paraId="67B7F9B2" w14:textId="6778685F"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By pairing the processed Sentinel-2 imagery with labels from Dynamic World, this project automates the creation of a high-quality dataset. This dataset is then used to train and compare two state-of-the-art semantic segmentation models: the classic U-Net and the more </w:t>
      </w:r>
      <w:r w:rsidR="00B35E8E" w:rsidRPr="00CD4C14">
        <w:rPr>
          <w:rFonts w:ascii="Times New Roman" w:hAnsi="Times New Roman" w:cs="Times New Roman"/>
          <w:sz w:val="24"/>
          <w:szCs w:val="24"/>
          <w:lang w:val="en-GB"/>
        </w:rPr>
        <w:t>recent Attention U-Net architecture</w:t>
      </w:r>
      <w:r w:rsidRPr="00CD4C14">
        <w:rPr>
          <w:rFonts w:ascii="Times New Roman" w:hAnsi="Times New Roman" w:cs="Times New Roman"/>
          <w:sz w:val="24"/>
          <w:szCs w:val="24"/>
          <w:lang w:val="en-GB"/>
        </w:rPr>
        <w:t>. The final output is a high-resolution land</w:t>
      </w:r>
      <w:r w:rsidR="006D4B8F"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 xml:space="preserve">cover map which, when compared across different years, can be used to precisely identify and quantify areas of forest loss. </w:t>
      </w:r>
      <w:r w:rsidR="000B7087" w:rsidRPr="00CD4C14">
        <w:rPr>
          <w:rFonts w:ascii="Times New Roman" w:hAnsi="Times New Roman" w:cs="Times New Roman"/>
          <w:sz w:val="24"/>
          <w:szCs w:val="24"/>
          <w:lang w:val="en-GB"/>
        </w:rPr>
        <w:t xml:space="preserve">This work therefore delivers an actionable tool for stakeholders </w:t>
      </w:r>
      <w:r w:rsidRPr="00CD4C14">
        <w:rPr>
          <w:rFonts w:ascii="Times New Roman" w:hAnsi="Times New Roman" w:cs="Times New Roman"/>
          <w:sz w:val="24"/>
          <w:szCs w:val="24"/>
          <w:lang w:val="en-GB"/>
        </w:rPr>
        <w:t xml:space="preserve">to monitor deforestation, </w:t>
      </w:r>
      <w:r w:rsidR="003A3C19" w:rsidRPr="00CD4C14">
        <w:rPr>
          <w:rFonts w:ascii="Times New Roman" w:hAnsi="Times New Roman" w:cs="Times New Roman"/>
          <w:sz w:val="24"/>
          <w:szCs w:val="24"/>
          <w:lang w:val="en-GB"/>
        </w:rPr>
        <w:t xml:space="preserve">particularly in hotspots where access and real-time </w:t>
      </w:r>
      <w:r w:rsidR="00FA3547" w:rsidRPr="00CD4C14">
        <w:rPr>
          <w:rFonts w:ascii="Times New Roman" w:hAnsi="Times New Roman" w:cs="Times New Roman"/>
          <w:sz w:val="24"/>
          <w:szCs w:val="24"/>
          <w:lang w:val="en-GB"/>
        </w:rPr>
        <w:t xml:space="preserve">monitoring is </w:t>
      </w:r>
      <w:r w:rsidR="0061294A" w:rsidRPr="00CD4C14">
        <w:rPr>
          <w:rFonts w:ascii="Times New Roman" w:hAnsi="Times New Roman" w:cs="Times New Roman"/>
          <w:sz w:val="24"/>
          <w:szCs w:val="24"/>
          <w:lang w:val="en-GB"/>
        </w:rPr>
        <w:t>ard</w:t>
      </w:r>
      <w:r w:rsidR="000E126D" w:rsidRPr="00CD4C14">
        <w:rPr>
          <w:rFonts w:ascii="Times New Roman" w:hAnsi="Times New Roman" w:cs="Times New Roman"/>
          <w:sz w:val="24"/>
          <w:szCs w:val="24"/>
          <w:lang w:val="en-GB"/>
        </w:rPr>
        <w:t>u</w:t>
      </w:r>
      <w:r w:rsidR="0061294A" w:rsidRPr="00CD4C14">
        <w:rPr>
          <w:rFonts w:ascii="Times New Roman" w:hAnsi="Times New Roman" w:cs="Times New Roman"/>
          <w:sz w:val="24"/>
          <w:szCs w:val="24"/>
          <w:lang w:val="en-GB"/>
        </w:rPr>
        <w:t>ous</w:t>
      </w:r>
      <w:r w:rsidR="00FA3547"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and to better direct conservation and policy interventions.</w:t>
      </w:r>
    </w:p>
    <w:p w14:paraId="17F31D4C" w14:textId="6DFE3CFC"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The primary </w:t>
      </w:r>
      <w:r w:rsidR="00474B84" w:rsidRPr="00CD4C14">
        <w:rPr>
          <w:rFonts w:ascii="Times New Roman" w:hAnsi="Times New Roman" w:cs="Times New Roman"/>
          <w:sz w:val="24"/>
          <w:szCs w:val="24"/>
          <w:lang w:val="en-GB"/>
        </w:rPr>
        <w:t xml:space="preserve">goals </w:t>
      </w:r>
      <w:r w:rsidRPr="00CD4C14">
        <w:rPr>
          <w:rFonts w:ascii="Times New Roman" w:hAnsi="Times New Roman" w:cs="Times New Roman"/>
          <w:sz w:val="24"/>
          <w:szCs w:val="24"/>
          <w:lang w:val="en-GB"/>
        </w:rPr>
        <w:t>of this work are threefold:</w:t>
      </w:r>
    </w:p>
    <w:p w14:paraId="11CB9F35" w14:textId="4ADBAD20" w:rsidR="00235ABB" w:rsidRPr="00CD4C14" w:rsidRDefault="00C8386E" w:rsidP="00CD4C14">
      <w:pPr>
        <w:pStyle w:val="ListParagraph"/>
        <w:numPr>
          <w:ilvl w:val="0"/>
          <w:numId w:val="8"/>
        </w:num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The design and implementation of a novel, automated pipeline combining Google Earth Engine and the Dynamic World dataset to generate large-scale training data for land cover classification, addressing a critical data </w:t>
      </w:r>
      <w:r w:rsidR="00F722CE" w:rsidRPr="00CD4C14">
        <w:rPr>
          <w:rFonts w:ascii="Times New Roman" w:hAnsi="Times New Roman" w:cs="Times New Roman"/>
          <w:sz w:val="24"/>
          <w:szCs w:val="24"/>
          <w:lang w:val="en-GB"/>
        </w:rPr>
        <w:t xml:space="preserve">constraint </w:t>
      </w:r>
      <w:r w:rsidRPr="00CD4C14">
        <w:rPr>
          <w:rFonts w:ascii="Times New Roman" w:hAnsi="Times New Roman" w:cs="Times New Roman"/>
          <w:sz w:val="24"/>
          <w:szCs w:val="24"/>
          <w:lang w:val="en-GB"/>
        </w:rPr>
        <w:t>in deforestation monitoring.</w:t>
      </w:r>
    </w:p>
    <w:p w14:paraId="5F296753" w14:textId="569E6464" w:rsidR="00235ABB" w:rsidRPr="00CD4C14" w:rsidRDefault="00C8386E" w:rsidP="00CD4C14">
      <w:pPr>
        <w:pStyle w:val="ListParagraph"/>
        <w:numPr>
          <w:ilvl w:val="0"/>
          <w:numId w:val="8"/>
        </w:num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lastRenderedPageBreak/>
        <w:t xml:space="preserve">A comparative analysis of </w:t>
      </w:r>
      <w:r w:rsidR="004E2FA4" w:rsidRPr="00CD4C14">
        <w:rPr>
          <w:rFonts w:ascii="Times New Roman" w:hAnsi="Times New Roman" w:cs="Times New Roman"/>
          <w:sz w:val="24"/>
          <w:szCs w:val="24"/>
          <w:lang w:val="en-GB"/>
        </w:rPr>
        <w:t>state-of-the</w:t>
      </w:r>
      <w:r w:rsidR="00011A06" w:rsidRPr="00CD4C14">
        <w:rPr>
          <w:rFonts w:ascii="Times New Roman" w:hAnsi="Times New Roman" w:cs="Times New Roman"/>
          <w:sz w:val="24"/>
          <w:szCs w:val="24"/>
          <w:lang w:val="en-GB"/>
        </w:rPr>
        <w:t xml:space="preserve">-art deep learning </w:t>
      </w:r>
      <w:r w:rsidRPr="00CD4C14">
        <w:rPr>
          <w:rFonts w:ascii="Times New Roman" w:hAnsi="Times New Roman" w:cs="Times New Roman"/>
          <w:sz w:val="24"/>
          <w:szCs w:val="24"/>
          <w:lang w:val="en-GB"/>
        </w:rPr>
        <w:t xml:space="preserve">architectures </w:t>
      </w:r>
      <w:r w:rsidR="00011A06" w:rsidRPr="00CD4C14">
        <w:rPr>
          <w:rFonts w:ascii="Times New Roman" w:hAnsi="Times New Roman" w:cs="Times New Roman"/>
          <w:sz w:val="24"/>
          <w:szCs w:val="24"/>
          <w:lang w:val="en-GB"/>
        </w:rPr>
        <w:t>(U-Net</w:t>
      </w:r>
      <w:r w:rsidR="00B53516" w:rsidRPr="00CD4C14">
        <w:rPr>
          <w:rFonts w:ascii="Times New Roman" w:hAnsi="Times New Roman" w:cs="Times New Roman"/>
          <w:sz w:val="24"/>
          <w:szCs w:val="24"/>
          <w:lang w:val="en-GB"/>
        </w:rPr>
        <w:t xml:space="preserve"> and</w:t>
      </w:r>
      <w:r w:rsidR="00011A06" w:rsidRPr="00CD4C14">
        <w:rPr>
          <w:rFonts w:ascii="Times New Roman" w:hAnsi="Times New Roman" w:cs="Times New Roman"/>
          <w:sz w:val="24"/>
          <w:szCs w:val="24"/>
          <w:lang w:val="en-GB"/>
        </w:rPr>
        <w:t xml:space="preserve"> Attention U-Net) </w:t>
      </w:r>
      <w:r w:rsidRPr="00CD4C14">
        <w:rPr>
          <w:rFonts w:ascii="Times New Roman" w:hAnsi="Times New Roman" w:cs="Times New Roman"/>
          <w:sz w:val="24"/>
          <w:szCs w:val="24"/>
          <w:lang w:val="en-GB"/>
        </w:rPr>
        <w:t>for semantic segmentation of land cover in the complex ecosystems of Colombia using Sentinel-2 imagery.</w:t>
      </w:r>
    </w:p>
    <w:p w14:paraId="492D3891" w14:textId="0DC9C531" w:rsidR="00C8386E" w:rsidRPr="00CD4C14" w:rsidRDefault="00C8386E" w:rsidP="00CD4C14">
      <w:pPr>
        <w:pStyle w:val="ListParagraph"/>
        <w:numPr>
          <w:ilvl w:val="0"/>
          <w:numId w:val="8"/>
        </w:num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The production of a high-resolution land</w:t>
      </w:r>
      <w:r w:rsidR="006D4B8F"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cover map and a quantitative analysis of forest change for a critical deforestation hotspot, providing actionable insights for local conservation efforts.</w:t>
      </w:r>
    </w:p>
    <w:p w14:paraId="4ED58AA9" w14:textId="619E3AE1" w:rsidR="00B86AB2"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This paper is organised as follows: </w:t>
      </w:r>
      <w:r w:rsidR="006D4B8F" w:rsidRPr="00CD4C14">
        <w:rPr>
          <w:rFonts w:ascii="Times New Roman" w:hAnsi="Times New Roman" w:cs="Times New Roman"/>
          <w:sz w:val="24"/>
          <w:szCs w:val="24"/>
          <w:lang w:val="en-GB"/>
        </w:rPr>
        <w:t>Chapter 2</w:t>
      </w:r>
      <w:r w:rsidRPr="00CD4C14">
        <w:rPr>
          <w:rFonts w:ascii="Times New Roman" w:hAnsi="Times New Roman" w:cs="Times New Roman"/>
          <w:sz w:val="24"/>
          <w:szCs w:val="24"/>
          <w:lang w:val="en-GB"/>
        </w:rPr>
        <w:t xml:space="preserve"> details the study area, the datasets used for training, the implemented neural network architectures, and the experimental configuration. </w:t>
      </w:r>
      <w:r w:rsidR="006D4B8F" w:rsidRPr="00CD4C14">
        <w:rPr>
          <w:rFonts w:ascii="Times New Roman" w:hAnsi="Times New Roman" w:cs="Times New Roman"/>
          <w:sz w:val="24"/>
          <w:szCs w:val="24"/>
          <w:lang w:val="en-GB"/>
        </w:rPr>
        <w:t>Chapter 3</w:t>
      </w:r>
      <w:r w:rsidRPr="00CD4C14">
        <w:rPr>
          <w:rFonts w:ascii="Times New Roman" w:hAnsi="Times New Roman" w:cs="Times New Roman"/>
          <w:sz w:val="24"/>
          <w:szCs w:val="24"/>
          <w:lang w:val="en-GB"/>
        </w:rPr>
        <w:t xml:space="preserve"> presents the results of the model training and the land cover change analysis. Finally, </w:t>
      </w:r>
      <w:r w:rsidR="006D4B8F" w:rsidRPr="00CD4C14">
        <w:rPr>
          <w:rFonts w:ascii="Times New Roman" w:hAnsi="Times New Roman" w:cs="Times New Roman"/>
          <w:sz w:val="24"/>
          <w:szCs w:val="24"/>
          <w:lang w:val="en-GB"/>
        </w:rPr>
        <w:t>Chapters 4</w:t>
      </w:r>
      <w:r w:rsidRPr="00CD4C14">
        <w:rPr>
          <w:rFonts w:ascii="Times New Roman" w:hAnsi="Times New Roman" w:cs="Times New Roman"/>
          <w:sz w:val="24"/>
          <w:szCs w:val="24"/>
          <w:lang w:val="en-GB"/>
        </w:rPr>
        <w:t xml:space="preserve"> and </w:t>
      </w:r>
      <w:r w:rsidR="006D4B8F" w:rsidRPr="00CD4C14">
        <w:rPr>
          <w:rFonts w:ascii="Times New Roman" w:hAnsi="Times New Roman" w:cs="Times New Roman"/>
          <w:sz w:val="24"/>
          <w:szCs w:val="24"/>
          <w:lang w:val="en-GB"/>
        </w:rPr>
        <w:t xml:space="preserve">5 </w:t>
      </w:r>
      <w:r w:rsidRPr="00CD4C14">
        <w:rPr>
          <w:rFonts w:ascii="Times New Roman" w:hAnsi="Times New Roman" w:cs="Times New Roman"/>
          <w:sz w:val="24"/>
          <w:szCs w:val="24"/>
          <w:lang w:val="en-GB"/>
        </w:rPr>
        <w:t>provide a discussion of the results and the overall conclusions of the study, respectively.</w:t>
      </w:r>
    </w:p>
    <w:p w14:paraId="210F1E6C" w14:textId="5C0EDAFE" w:rsidR="00B91C97" w:rsidRPr="009B5E54" w:rsidRDefault="00B91C97">
      <w:pPr>
        <w:rPr>
          <w:rFonts w:ascii="Times New Roman" w:hAnsi="Times New Roman" w:cs="Times New Roman"/>
          <w:lang w:val="en-GB"/>
        </w:rPr>
      </w:pPr>
      <w:r w:rsidRPr="009B5E54">
        <w:rPr>
          <w:rFonts w:ascii="Times New Roman" w:hAnsi="Times New Roman" w:cs="Times New Roman"/>
          <w:lang w:val="en-GB"/>
        </w:rPr>
        <w:br w:type="page"/>
      </w:r>
    </w:p>
    <w:p w14:paraId="40F4203C" w14:textId="4EAA6027" w:rsidR="00B91C97" w:rsidRPr="0048090E" w:rsidRDefault="00A30C85" w:rsidP="00346411">
      <w:pPr>
        <w:pStyle w:val="Heading1"/>
        <w:numPr>
          <w:ilvl w:val="0"/>
          <w:numId w:val="27"/>
        </w:numPr>
        <w:rPr>
          <w:b/>
          <w:bCs/>
        </w:rPr>
      </w:pPr>
      <w:bookmarkStart w:id="6" w:name="_Toc207365447"/>
      <w:r w:rsidRPr="0048090E">
        <w:rPr>
          <w:rStyle w:val="Heading1Char"/>
          <w:b/>
          <w:bCs/>
        </w:rPr>
        <w:lastRenderedPageBreak/>
        <w:t>MATERIALS AND METHOD</w:t>
      </w:r>
      <w:r w:rsidRPr="0048090E">
        <w:rPr>
          <w:b/>
          <w:bCs/>
        </w:rPr>
        <w:t>S</w:t>
      </w:r>
      <w:bookmarkEnd w:id="6"/>
    </w:p>
    <w:p w14:paraId="36A4E540" w14:textId="77777777" w:rsidR="00436E56" w:rsidRPr="00C67254" w:rsidRDefault="00436E56" w:rsidP="00436E56">
      <w:pPr>
        <w:pStyle w:val="ListParagraph"/>
        <w:ind w:left="1080"/>
        <w:rPr>
          <w:rFonts w:ascii="Times New Roman" w:hAnsi="Times New Roman" w:cs="Times New Roman"/>
          <w:b/>
          <w:bCs/>
          <w:lang w:val="en-GB"/>
        </w:rPr>
      </w:pPr>
    </w:p>
    <w:p w14:paraId="24D1A80D" w14:textId="7C2D7F2A" w:rsidR="00902220" w:rsidRPr="00851560" w:rsidRDefault="00851560" w:rsidP="00865A36">
      <w:pPr>
        <w:pStyle w:val="Heading2"/>
        <w:ind w:left="0"/>
        <w:rPr>
          <w:b/>
          <w:bCs/>
          <w:i w:val="0"/>
          <w:iCs/>
          <w:lang w:val="en-GB"/>
        </w:rPr>
      </w:pPr>
      <w:bookmarkStart w:id="7" w:name="_Toc207365448"/>
      <w:r w:rsidRPr="00851560">
        <w:rPr>
          <w:b/>
          <w:bCs/>
          <w:i w:val="0"/>
          <w:iCs/>
          <w:lang w:val="en-GB"/>
        </w:rPr>
        <w:t>2.1 STUDY AREA</w:t>
      </w:r>
      <w:bookmarkEnd w:id="7"/>
    </w:p>
    <w:p w14:paraId="2D98A7EC" w14:textId="2F2039B9" w:rsidR="007E36E7" w:rsidRPr="00CD4C14" w:rsidRDefault="007E36E7" w:rsidP="00CD4C14">
      <w:pPr>
        <w:spacing w:line="360" w:lineRule="auto"/>
        <w:jc w:val="both"/>
        <w:rPr>
          <w:rFonts w:ascii="Times New Roman" w:hAnsi="Times New Roman" w:cs="Times New Roman"/>
          <w:sz w:val="24"/>
          <w:szCs w:val="24"/>
          <w:lang w:val="en-GB"/>
        </w:rPr>
      </w:pPr>
      <w:commentRangeStart w:id="8"/>
      <w:r w:rsidRPr="00CD4C14">
        <w:rPr>
          <w:rFonts w:ascii="Times New Roman" w:hAnsi="Times New Roman" w:cs="Times New Roman"/>
          <w:sz w:val="24"/>
          <w:szCs w:val="24"/>
          <w:lang w:val="en-GB"/>
        </w:rPr>
        <w:t xml:space="preserve">The geographical focus of this study is the northwestern Colombian Amazon, a region critically important for both its immense biodiversity and its alarming rates of forest loss. This area </w:t>
      </w:r>
      <w:r w:rsidR="00446909" w:rsidRPr="00CD4C14">
        <w:rPr>
          <w:rFonts w:ascii="Times New Roman" w:hAnsi="Times New Roman" w:cs="Times New Roman"/>
          <w:sz w:val="24"/>
          <w:szCs w:val="24"/>
          <w:lang w:val="en-GB"/>
        </w:rPr>
        <w:t xml:space="preserve">is located at </w:t>
      </w:r>
      <w:r w:rsidRPr="00CD4C14">
        <w:rPr>
          <w:rFonts w:ascii="Times New Roman" w:hAnsi="Times New Roman" w:cs="Times New Roman"/>
          <w:sz w:val="24"/>
          <w:szCs w:val="24"/>
          <w:lang w:val="en-GB"/>
        </w:rPr>
        <w:t>the "Arc of Deforestation," a frontier where agricultural expansion, infrastructure development, and illicit activities exert intense pressure on rainforest ecosystems</w:t>
      </w:r>
      <w:r w:rsidR="008F4316"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According to Colombia's Institute of Hydrology, Meteorology and Environmental Studies (IDEAM), the Amazon region consistently accounts for the majority of national deforestation, with an estimated 68% of the country's total forest loss concentrated there in recent years.</w:t>
      </w:r>
    </w:p>
    <w:p w14:paraId="7EC4F2FD" w14:textId="79E7206F" w:rsidR="00185FF9" w:rsidRPr="00CD4C14" w:rsidRDefault="007E36E7"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To effectively train and validate the deep learning models, two distinct Regions of Interest (ROIs) were strategically selected within this critical zone, as depicted in Figure </w:t>
      </w:r>
      <w:r w:rsidR="00737BD4" w:rsidRPr="00CD4C14">
        <w:rPr>
          <w:rFonts w:ascii="Times New Roman" w:hAnsi="Times New Roman" w:cs="Times New Roman"/>
          <w:sz w:val="24"/>
          <w:szCs w:val="24"/>
          <w:lang w:val="en-GB"/>
        </w:rPr>
        <w:t>1</w:t>
      </w:r>
      <w:r w:rsidRPr="00CD4C14">
        <w:rPr>
          <w:rFonts w:ascii="Times New Roman" w:hAnsi="Times New Roman" w:cs="Times New Roman"/>
          <w:sz w:val="24"/>
          <w:szCs w:val="24"/>
          <w:lang w:val="en-GB"/>
        </w:rPr>
        <w:t>.</w:t>
      </w:r>
      <w:commentRangeEnd w:id="8"/>
      <w:r w:rsidR="000A25D9" w:rsidRPr="00CD4C14">
        <w:rPr>
          <w:rStyle w:val="CommentReference"/>
          <w:sz w:val="24"/>
          <w:szCs w:val="24"/>
          <w:lang w:val="en-GB"/>
        </w:rPr>
        <w:commentReference w:id="8"/>
      </w:r>
    </w:p>
    <w:p w14:paraId="14C643CE" w14:textId="77777777" w:rsidR="00D213AD" w:rsidRPr="009B5E54" w:rsidRDefault="00305105" w:rsidP="00D213AD">
      <w:pPr>
        <w:pStyle w:val="ListParagraph"/>
        <w:jc w:val="center"/>
        <w:rPr>
          <w:rFonts w:ascii="Times New Roman" w:hAnsi="Times New Roman" w:cs="Times New Roman"/>
          <w:b/>
          <w:bCs/>
          <w:sz w:val="18"/>
          <w:szCs w:val="18"/>
          <w:lang w:val="en-GB"/>
        </w:rPr>
      </w:pPr>
      <w:r w:rsidRPr="009B5E54">
        <w:rPr>
          <w:rFonts w:ascii="Times New Roman" w:hAnsi="Times New Roman" w:cs="Times New Roman"/>
          <w:i/>
          <w:iCs/>
          <w:noProof/>
          <w:lang w:val="en-GB"/>
        </w:rPr>
        <w:drawing>
          <wp:inline distT="0" distB="0" distL="0" distR="0" wp14:anchorId="4BE063EC" wp14:editId="35AB4A8F">
            <wp:extent cx="3982453" cy="3554960"/>
            <wp:effectExtent l="0" t="0" r="0" b="7620"/>
            <wp:docPr id="11826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5783" name="Picture 1"/>
                    <pic:cNvPicPr/>
                  </pic:nvPicPr>
                  <pic:blipFill rotWithShape="1">
                    <a:blip r:embed="rId12" cstate="print">
                      <a:extLst>
                        <a:ext uri="{28A0092B-C50C-407E-A947-70E740481C1C}">
                          <a14:useLocalDpi xmlns:a14="http://schemas.microsoft.com/office/drawing/2010/main" val="0"/>
                        </a:ext>
                      </a:extLst>
                    </a:blip>
                    <a:srcRect l="25204" r="9455" b="8378"/>
                    <a:stretch>
                      <a:fillRect/>
                    </a:stretch>
                  </pic:blipFill>
                  <pic:spPr bwMode="auto">
                    <a:xfrm>
                      <a:off x="0" y="0"/>
                      <a:ext cx="4006463" cy="3576393"/>
                    </a:xfrm>
                    <a:prstGeom prst="rect">
                      <a:avLst/>
                    </a:prstGeom>
                    <a:ln>
                      <a:noFill/>
                    </a:ln>
                    <a:extLst>
                      <a:ext uri="{53640926-AAD7-44D8-BBD7-CCE9431645EC}">
                        <a14:shadowObscured xmlns:a14="http://schemas.microsoft.com/office/drawing/2010/main"/>
                      </a:ext>
                    </a:extLst>
                  </pic:spPr>
                </pic:pic>
              </a:graphicData>
            </a:graphic>
          </wp:inline>
        </w:drawing>
      </w:r>
    </w:p>
    <w:p w14:paraId="4D2E1EB5" w14:textId="01A68422" w:rsidR="001321C5" w:rsidRPr="001321C5" w:rsidRDefault="001321C5" w:rsidP="00A85C83">
      <w:pPr>
        <w:pStyle w:val="Caption"/>
        <w:spacing w:line="276" w:lineRule="auto"/>
        <w:jc w:val="both"/>
        <w:rPr>
          <w:rFonts w:ascii="Times New Roman" w:hAnsi="Times New Roman" w:cs="Times New Roman"/>
          <w:i w:val="0"/>
          <w:iCs w:val="0"/>
          <w:color w:val="auto"/>
          <w:sz w:val="22"/>
          <w:szCs w:val="22"/>
          <w:lang w:val="en-GB"/>
        </w:rPr>
      </w:pPr>
      <w:bookmarkStart w:id="9" w:name="_Toc207329579"/>
      <w:r w:rsidRPr="001321C5">
        <w:rPr>
          <w:rFonts w:ascii="Times New Roman" w:hAnsi="Times New Roman" w:cs="Times New Roman"/>
          <w:b/>
          <w:bCs/>
          <w:i w:val="0"/>
          <w:iCs w:val="0"/>
          <w:color w:val="auto"/>
          <w:sz w:val="22"/>
          <w:szCs w:val="22"/>
          <w:lang w:val="en-GB"/>
        </w:rPr>
        <w:t xml:space="preserve">Figure </w:t>
      </w:r>
      <w:r w:rsidRPr="001321C5">
        <w:rPr>
          <w:rFonts w:ascii="Times New Roman" w:hAnsi="Times New Roman" w:cs="Times New Roman"/>
          <w:b/>
          <w:bCs/>
          <w:i w:val="0"/>
          <w:iCs w:val="0"/>
          <w:color w:val="auto"/>
          <w:sz w:val="22"/>
          <w:szCs w:val="22"/>
          <w:lang w:val="en-GB"/>
        </w:rPr>
        <w:fldChar w:fldCharType="begin"/>
      </w:r>
      <w:r w:rsidRPr="001321C5">
        <w:rPr>
          <w:rFonts w:ascii="Times New Roman" w:hAnsi="Times New Roman" w:cs="Times New Roman"/>
          <w:b/>
          <w:bCs/>
          <w:i w:val="0"/>
          <w:iCs w:val="0"/>
          <w:color w:val="auto"/>
          <w:sz w:val="22"/>
          <w:szCs w:val="22"/>
          <w:lang w:val="en-GB"/>
        </w:rPr>
        <w:instrText xml:space="preserve"> SEQ Figure \* ARABIC </w:instrText>
      </w:r>
      <w:r w:rsidRPr="001321C5">
        <w:rPr>
          <w:rFonts w:ascii="Times New Roman" w:hAnsi="Times New Roman" w:cs="Times New Roman"/>
          <w:b/>
          <w:bCs/>
          <w:i w:val="0"/>
          <w:iCs w:val="0"/>
          <w:color w:val="auto"/>
          <w:sz w:val="22"/>
          <w:szCs w:val="22"/>
          <w:lang w:val="en-GB"/>
        </w:rPr>
        <w:fldChar w:fldCharType="separate"/>
      </w:r>
      <w:r w:rsidR="004438A9">
        <w:rPr>
          <w:rFonts w:ascii="Times New Roman" w:hAnsi="Times New Roman" w:cs="Times New Roman"/>
          <w:b/>
          <w:bCs/>
          <w:i w:val="0"/>
          <w:iCs w:val="0"/>
          <w:noProof/>
          <w:color w:val="auto"/>
          <w:sz w:val="22"/>
          <w:szCs w:val="22"/>
          <w:lang w:val="en-GB"/>
        </w:rPr>
        <w:t>1</w:t>
      </w:r>
      <w:r w:rsidRPr="001321C5">
        <w:rPr>
          <w:rFonts w:ascii="Times New Roman" w:hAnsi="Times New Roman" w:cs="Times New Roman"/>
          <w:b/>
          <w:bCs/>
          <w:i w:val="0"/>
          <w:iCs w:val="0"/>
          <w:color w:val="auto"/>
          <w:sz w:val="22"/>
          <w:szCs w:val="22"/>
          <w:lang w:val="en-GB"/>
        </w:rPr>
        <w:fldChar w:fldCharType="end"/>
      </w:r>
      <w:r w:rsidRPr="001321C5">
        <w:rPr>
          <w:rFonts w:ascii="Times New Roman" w:hAnsi="Times New Roman" w:cs="Times New Roman"/>
          <w:b/>
          <w:bCs/>
          <w:i w:val="0"/>
          <w:iCs w:val="0"/>
          <w:color w:val="auto"/>
          <w:sz w:val="22"/>
          <w:szCs w:val="22"/>
          <w:lang w:val="en-GB"/>
        </w:rPr>
        <w:t>.</w:t>
      </w:r>
      <w:r w:rsidRPr="001321C5">
        <w:rPr>
          <w:rFonts w:ascii="Times New Roman" w:hAnsi="Times New Roman" w:cs="Times New Roman"/>
          <w:i w:val="0"/>
          <w:iCs w:val="0"/>
          <w:color w:val="auto"/>
          <w:sz w:val="22"/>
          <w:szCs w:val="22"/>
          <w:lang w:val="en-GB"/>
        </w:rPr>
        <w:t xml:space="preserve">  A map showing Colombia with the two ROIs as "Training ROI" in Caquetá/Meta and "Change Detection ROI" in Guaviare.</w:t>
      </w:r>
      <w:bookmarkEnd w:id="9"/>
    </w:p>
    <w:p w14:paraId="3130D56A" w14:textId="7ADF7AB5" w:rsidR="00C77AAB" w:rsidRPr="00CD4C14" w:rsidRDefault="009C5F13"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The primary region for training the semantic segmentation models was a large, diverse area of 15,075.31 km² spanning the municipalities of San Vicente del </w:t>
      </w:r>
      <w:proofErr w:type="spellStart"/>
      <w:r w:rsidRPr="00CD4C14">
        <w:rPr>
          <w:rFonts w:ascii="Times New Roman" w:hAnsi="Times New Roman" w:cs="Times New Roman"/>
          <w:sz w:val="24"/>
          <w:szCs w:val="24"/>
          <w:lang w:val="en-GB"/>
        </w:rPr>
        <w:t>Caguán</w:t>
      </w:r>
      <w:proofErr w:type="spellEnd"/>
      <w:r w:rsidRPr="00CD4C14">
        <w:rPr>
          <w:rFonts w:ascii="Times New Roman" w:hAnsi="Times New Roman" w:cs="Times New Roman"/>
          <w:sz w:val="24"/>
          <w:szCs w:val="24"/>
          <w:lang w:val="en-GB"/>
        </w:rPr>
        <w:t xml:space="preserve"> (Caquetá department) and La Macarena (Meta department</w:t>
      </w:r>
      <w:r w:rsidR="004A554E" w:rsidRPr="00CD4C14">
        <w:rPr>
          <w:rFonts w:ascii="Times New Roman" w:hAnsi="Times New Roman" w:cs="Times New Roman"/>
          <w:sz w:val="24"/>
          <w:szCs w:val="24"/>
          <w:lang w:val="en-GB"/>
        </w:rPr>
        <w:t xml:space="preserve">), strategically chosen because it is an active deforestation hotspot containing a diverse mix of landscapes. This includes intact rainforest, established </w:t>
      </w:r>
      <w:r w:rsidR="004A554E" w:rsidRPr="00CD4C14">
        <w:rPr>
          <w:rFonts w:ascii="Times New Roman" w:hAnsi="Times New Roman" w:cs="Times New Roman"/>
          <w:sz w:val="24"/>
          <w:szCs w:val="24"/>
          <w:lang w:val="en-GB"/>
        </w:rPr>
        <w:lastRenderedPageBreak/>
        <w:t>pastureland, and the critical transitional stages of forest conversion, such as fragmented forest and scrubland.</w:t>
      </w:r>
    </w:p>
    <w:p w14:paraId="177E9A35" w14:textId="7D7F37E4" w:rsidR="00B91D16" w:rsidRPr="00CD4C14" w:rsidRDefault="00B91D16" w:rsidP="00CD4C14">
      <w:pPr>
        <w:spacing w:line="360" w:lineRule="auto"/>
        <w:jc w:val="both"/>
        <w:rPr>
          <w:rFonts w:ascii="Times New Roman" w:hAnsi="Times New Roman" w:cs="Times New Roman"/>
          <w:sz w:val="24"/>
          <w:szCs w:val="24"/>
          <w:lang w:val="en-GB"/>
        </w:rPr>
      </w:pPr>
      <w:commentRangeStart w:id="10"/>
      <w:r w:rsidRPr="00CD4C14">
        <w:rPr>
          <w:rFonts w:ascii="Times New Roman" w:hAnsi="Times New Roman" w:cs="Times New Roman"/>
          <w:sz w:val="24"/>
          <w:szCs w:val="24"/>
          <w:lang w:val="en-GB"/>
        </w:rPr>
        <w:t>This diversity</w:t>
      </w:r>
      <w:commentRangeEnd w:id="10"/>
      <w:r w:rsidR="000D62C6" w:rsidRPr="00CD4C14">
        <w:rPr>
          <w:rStyle w:val="CommentReference"/>
          <w:sz w:val="24"/>
          <w:szCs w:val="24"/>
          <w:lang w:val="en-GB"/>
        </w:rPr>
        <w:commentReference w:id="10"/>
      </w:r>
      <w:r w:rsidRPr="00CD4C14">
        <w:rPr>
          <w:rFonts w:ascii="Times New Roman" w:hAnsi="Times New Roman" w:cs="Times New Roman"/>
          <w:sz w:val="24"/>
          <w:szCs w:val="24"/>
          <w:lang w:val="en-GB"/>
        </w:rPr>
        <w:t xml:space="preserve"> is essential for training a robust model, forcing it to learn the spectral signatures of various land cover types and the subtle differences between them. Both Meta and Caquetá are consistently ranked by IDEAM as being among the top five departments for deforestation nationwide, making this ROI a representative sample of the problem being addressed</w:t>
      </w:r>
      <w:r w:rsidR="00363721" w:rsidRPr="00CD4C14">
        <w:rPr>
          <w:rFonts w:ascii="Times New Roman" w:hAnsi="Times New Roman" w:cs="Times New Roman"/>
          <w:sz w:val="24"/>
          <w:szCs w:val="24"/>
          <w:lang w:val="en-GB"/>
        </w:rPr>
        <w:t xml:space="preserve"> </w:t>
      </w:r>
      <w:r w:rsidR="00363721" w:rsidRPr="00CD4C14">
        <w:rPr>
          <w:rFonts w:ascii="Times New Roman" w:hAnsi="Times New Roman" w:cs="Times New Roman"/>
          <w:sz w:val="24"/>
          <w:szCs w:val="24"/>
          <w:lang w:val="en-GB"/>
        </w:rPr>
        <w:fldChar w:fldCharType="begin"/>
      </w:r>
      <w:r w:rsidR="009A77D4" w:rsidRPr="00CD4C14">
        <w:rPr>
          <w:rFonts w:ascii="Times New Roman" w:hAnsi="Times New Roman" w:cs="Times New Roman"/>
          <w:sz w:val="24"/>
          <w:szCs w:val="24"/>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363721" w:rsidRPr="00CD4C14">
        <w:rPr>
          <w:rFonts w:ascii="Times New Roman" w:hAnsi="Times New Roman" w:cs="Times New Roman"/>
          <w:sz w:val="24"/>
          <w:szCs w:val="24"/>
          <w:lang w:val="en-GB"/>
        </w:rPr>
        <w:fldChar w:fldCharType="separate"/>
      </w:r>
      <w:r w:rsidR="00363721" w:rsidRPr="00CD4C14">
        <w:rPr>
          <w:rFonts w:ascii="Times New Roman" w:hAnsi="Times New Roman" w:cs="Times New Roman"/>
          <w:noProof/>
          <w:sz w:val="24"/>
          <w:szCs w:val="24"/>
          <w:lang w:val="en-GB"/>
        </w:rPr>
        <w:t>(IDEAM, 2024)</w:t>
      </w:r>
      <w:r w:rsidR="00363721" w:rsidRPr="00CD4C14">
        <w:rPr>
          <w:rFonts w:ascii="Times New Roman" w:hAnsi="Times New Roman" w:cs="Times New Roman"/>
          <w:sz w:val="24"/>
          <w:szCs w:val="24"/>
          <w:lang w:val="en-GB"/>
        </w:rPr>
        <w:fldChar w:fldCharType="end"/>
      </w:r>
      <w:r w:rsidR="00363721"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The bounding box for this training region is defined by the coordinates: 1.722°N to 2.712°N and 74.889°W to 73.656°W.</w:t>
      </w:r>
    </w:p>
    <w:p w14:paraId="1FBA9915" w14:textId="589338E2" w:rsidR="00BF4936" w:rsidRPr="00CD4C14" w:rsidRDefault="00BF4936"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For the final change detection analysis, a separate and distinct ROI was selected to test the model's generalization capabilities on a new, unseen area. This 4,430.23 km² region is </w:t>
      </w:r>
      <w:r w:rsidR="00FD79BC" w:rsidRPr="00CD4C14">
        <w:rPr>
          <w:rFonts w:ascii="Times New Roman" w:hAnsi="Times New Roman" w:cs="Times New Roman"/>
          <w:sz w:val="24"/>
          <w:szCs w:val="24"/>
          <w:lang w:val="en-GB"/>
        </w:rPr>
        <w:t>cantered</w:t>
      </w:r>
      <w:r w:rsidRPr="00CD4C14">
        <w:rPr>
          <w:rFonts w:ascii="Times New Roman" w:hAnsi="Times New Roman" w:cs="Times New Roman"/>
          <w:sz w:val="24"/>
          <w:szCs w:val="24"/>
          <w:lang w:val="en-GB"/>
        </w:rPr>
        <w:t xml:space="preserve"> on the municipality of San José del Guaviare (Guaviare department). Guaviare is another critical deforestation hotspot, often cited as a nexus for land grabbing, road construction, and the expansion of illicit crops that drive forest conversion</w:t>
      </w:r>
      <w:r w:rsidR="00416FC4" w:rsidRPr="00CD4C14">
        <w:rPr>
          <w:rFonts w:ascii="Times New Roman" w:hAnsi="Times New Roman" w:cs="Times New Roman"/>
          <w:sz w:val="24"/>
          <w:szCs w:val="24"/>
          <w:lang w:val="en-GB"/>
        </w:rPr>
        <w:t xml:space="preserve"> </w:t>
      </w:r>
      <w:r w:rsidR="00416FC4" w:rsidRPr="00CD4C14">
        <w:rPr>
          <w:rFonts w:ascii="Times New Roman" w:hAnsi="Times New Roman" w:cs="Times New Roman"/>
          <w:sz w:val="24"/>
          <w:szCs w:val="24"/>
          <w:lang w:val="en-GB"/>
        </w:rPr>
        <w:fldChar w:fldCharType="begin"/>
      </w:r>
      <w:r w:rsidR="009A77D4" w:rsidRPr="00CD4C14">
        <w:rPr>
          <w:rFonts w:ascii="Times New Roman" w:hAnsi="Times New Roman" w:cs="Times New Roman"/>
          <w:sz w:val="24"/>
          <w:szCs w:val="24"/>
          <w:lang w:val="en-GB"/>
        </w:rPr>
        <w:instrText xml:space="preserve"> ADDIN EN.CITE &lt;EndNote&gt;&lt;Cite&gt;&lt;Author&gt;UNODC&lt;/Author&gt;&lt;Year&gt;2021&lt;/Year&gt;&lt;RecNum&gt;32&lt;/RecNum&gt;&lt;DisplayText&gt;(UNODC, 2021)&lt;/DisplayText&gt;&lt;record&gt;&lt;rec-number&gt;32&lt;/rec-number&gt;&lt;foreign-keys&gt;&lt;key app="EN" db-id="ddzs05prgtzf9ieftdkvtavhdv2e2td05frt" timestamp="1754896722" guid="a9250468-3526-453d-98a9-fc9a99cbb5a5"&gt;32&lt;/key&gt;&lt;/foreign-keys&gt;&lt;ref-type name="Report"&gt;27&lt;/ref-type&gt;&lt;contributors&gt;&lt;authors&gt;&lt;author&gt;UNODC&lt;/author&gt;&lt;/authors&gt;&lt;/contributors&gt;&lt;titles&gt;&lt;title&gt;Colombia: Monitoreo de territorios afectados por cultivos ilícitos 2020&lt;/title&gt;&lt;/titles&gt;&lt;dates&gt;&lt;year&gt;2021&lt;/year&gt;&lt;/dates&gt;&lt;pub-location&gt;Vienna, Austria.&lt;/pub-location&gt;&lt;publisher&gt;United Nations Office on Drugs and Crime&lt;/publisher&gt;&lt;urls&gt;&lt;/urls&gt;&lt;/record&gt;&lt;/Cite&gt;&lt;/EndNote&gt;</w:instrText>
      </w:r>
      <w:r w:rsidR="00416FC4" w:rsidRPr="00CD4C14">
        <w:rPr>
          <w:rFonts w:ascii="Times New Roman" w:hAnsi="Times New Roman" w:cs="Times New Roman"/>
          <w:sz w:val="24"/>
          <w:szCs w:val="24"/>
          <w:lang w:val="en-GB"/>
        </w:rPr>
        <w:fldChar w:fldCharType="separate"/>
      </w:r>
      <w:r w:rsidR="00416FC4" w:rsidRPr="00CD4C14">
        <w:rPr>
          <w:rFonts w:ascii="Times New Roman" w:hAnsi="Times New Roman" w:cs="Times New Roman"/>
          <w:noProof/>
          <w:sz w:val="24"/>
          <w:szCs w:val="24"/>
          <w:lang w:val="en-GB"/>
        </w:rPr>
        <w:t>(UNODC, 2021)</w:t>
      </w:r>
      <w:r w:rsidR="00416FC4" w:rsidRPr="00CD4C14">
        <w:rPr>
          <w:rFonts w:ascii="Times New Roman" w:hAnsi="Times New Roman" w:cs="Times New Roman"/>
          <w:sz w:val="24"/>
          <w:szCs w:val="24"/>
          <w:lang w:val="en-GB"/>
        </w:rPr>
        <w:fldChar w:fldCharType="end"/>
      </w:r>
      <w:r w:rsidR="00416FC4" w:rsidRPr="00CD4C14">
        <w:rPr>
          <w:rFonts w:ascii="Times New Roman" w:hAnsi="Times New Roman" w:cs="Times New Roman"/>
          <w:sz w:val="24"/>
          <w:szCs w:val="24"/>
          <w:lang w:val="en-GB"/>
        </w:rPr>
        <w:t>.</w:t>
      </w:r>
    </w:p>
    <w:p w14:paraId="27129266" w14:textId="77777777" w:rsidR="009E5A56" w:rsidRPr="00CD4C14" w:rsidRDefault="00BF4936"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This ROI was chosen as it represents an active and rapidly changing landscape, providing an ideal testbed for quantifying the performance of the trained model in a real-world monitoring scenario. The bounding box for this change detection region is defined by the coordinates: 2.1°N to 2.7°N and 72.8°W to 72.2°W.</w:t>
      </w:r>
    </w:p>
    <w:p w14:paraId="37BFACE1" w14:textId="46DACDD4" w:rsidR="00902220" w:rsidRPr="00851560" w:rsidRDefault="00851560" w:rsidP="00CD4C14">
      <w:pPr>
        <w:pStyle w:val="Heading2"/>
        <w:spacing w:line="360" w:lineRule="auto"/>
        <w:ind w:left="0"/>
        <w:rPr>
          <w:b/>
          <w:bCs/>
          <w:i w:val="0"/>
          <w:iCs/>
          <w:szCs w:val="24"/>
          <w:lang w:val="en-GB"/>
        </w:rPr>
      </w:pPr>
      <w:bookmarkStart w:id="11" w:name="_Toc207365449"/>
      <w:r w:rsidRPr="00851560">
        <w:rPr>
          <w:b/>
          <w:bCs/>
          <w:i w:val="0"/>
          <w:iCs/>
          <w:szCs w:val="24"/>
          <w:lang w:val="en-GB"/>
        </w:rPr>
        <w:t>2.2 DATASETS</w:t>
      </w:r>
      <w:bookmarkEnd w:id="11"/>
    </w:p>
    <w:p w14:paraId="4C3DC966" w14:textId="77777777" w:rsidR="0003550C" w:rsidRPr="00CD4C14" w:rsidRDefault="000D73D4"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To address the project's objective, two distinct, publicly available satellite data products were </w:t>
      </w:r>
      <w:r w:rsidR="0008715B" w:rsidRPr="00CD4C14">
        <w:rPr>
          <w:rFonts w:ascii="Times New Roman" w:hAnsi="Times New Roman" w:cs="Times New Roman"/>
          <w:sz w:val="24"/>
          <w:szCs w:val="24"/>
          <w:lang w:val="en-GB"/>
        </w:rPr>
        <w:t>used</w:t>
      </w:r>
      <w:r w:rsidRPr="00CD4C14">
        <w:rPr>
          <w:rFonts w:ascii="Times New Roman" w:hAnsi="Times New Roman" w:cs="Times New Roman"/>
          <w:sz w:val="24"/>
          <w:szCs w:val="24"/>
          <w:lang w:val="en-GB"/>
        </w:rPr>
        <w:t>, both sourced via the Google Earth Engine (GEE) cloud platform. The selection of these datasets was based on their spatial and temporal resolution, data quality, and suitability for large-scale land cover analysis and deep learning applications. Figure 2 provides a visual example of how these two datasets align, showing a Sentinel-2 true-</w:t>
      </w:r>
      <w:proofErr w:type="spellStart"/>
      <w:r w:rsidRPr="00CD4C14">
        <w:rPr>
          <w:rFonts w:ascii="Times New Roman" w:hAnsi="Times New Roman" w:cs="Times New Roman"/>
          <w:sz w:val="24"/>
          <w:szCs w:val="24"/>
          <w:lang w:val="en-GB"/>
        </w:rPr>
        <w:t>color</w:t>
      </w:r>
      <w:proofErr w:type="spellEnd"/>
      <w:r w:rsidRPr="00CD4C14">
        <w:rPr>
          <w:rFonts w:ascii="Times New Roman" w:hAnsi="Times New Roman" w:cs="Times New Roman"/>
          <w:sz w:val="24"/>
          <w:szCs w:val="24"/>
          <w:lang w:val="en-GB"/>
        </w:rPr>
        <w:t xml:space="preserve"> image alongside its corresponding Dynamic World land cover classification mask for a sample area within the study region</w:t>
      </w:r>
      <w:r w:rsidR="00EF3393" w:rsidRPr="00CD4C14">
        <w:rPr>
          <w:rFonts w:ascii="Times New Roman" w:hAnsi="Times New Roman" w:cs="Times New Roman"/>
          <w:sz w:val="24"/>
          <w:szCs w:val="24"/>
          <w:lang w:val="en-GB"/>
        </w:rPr>
        <w:t>.</w:t>
      </w:r>
    </w:p>
    <w:p w14:paraId="31D42643" w14:textId="77777777" w:rsidR="001321C5" w:rsidRDefault="00FB2131" w:rsidP="001321C5">
      <w:pPr>
        <w:jc w:val="both"/>
        <w:rPr>
          <w:rFonts w:ascii="Times New Roman" w:hAnsi="Times New Roman" w:cs="Times New Roman"/>
          <w:lang w:val="en-GB"/>
        </w:rPr>
      </w:pPr>
      <w:commentRangeStart w:id="12"/>
      <w:commentRangeEnd w:id="12"/>
      <w:r w:rsidRPr="009B5E54">
        <w:rPr>
          <w:rStyle w:val="CommentReference"/>
          <w:lang w:val="en-GB"/>
        </w:rPr>
        <w:lastRenderedPageBreak/>
        <w:commentReference w:id="12"/>
      </w:r>
      <w:r w:rsidR="0003550C" w:rsidRPr="009B5E54">
        <w:rPr>
          <w:lang w:val="en-GB"/>
        </w:rPr>
        <w:t xml:space="preserve"> </w:t>
      </w:r>
      <w:r w:rsidR="0003550C" w:rsidRPr="009B5E54">
        <w:rPr>
          <w:noProof/>
          <w:lang w:val="en-GB"/>
        </w:rPr>
        <w:drawing>
          <wp:inline distT="0" distB="0" distL="0" distR="0" wp14:anchorId="05E20CF6" wp14:editId="2A12AE6E">
            <wp:extent cx="5943600" cy="2720340"/>
            <wp:effectExtent l="0" t="0" r="0" b="3810"/>
            <wp:docPr id="200226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07956F6D" w14:textId="402BFB2B" w:rsidR="00F771E8" w:rsidRPr="00A85C83" w:rsidRDefault="001321C5" w:rsidP="00A85C83">
      <w:pPr>
        <w:spacing w:line="240" w:lineRule="auto"/>
        <w:jc w:val="both"/>
        <w:rPr>
          <w:rFonts w:ascii="Times New Roman" w:hAnsi="Times New Roman" w:cs="Times New Roman"/>
          <w:lang w:val="en-GB"/>
        </w:rPr>
      </w:pPr>
      <w:bookmarkStart w:id="13" w:name="_Toc207329580"/>
      <w:r w:rsidRPr="00A85C83">
        <w:rPr>
          <w:rFonts w:ascii="Times New Roman" w:hAnsi="Times New Roman" w:cs="Times New Roman"/>
          <w:b/>
          <w:bCs/>
          <w:lang w:val="en-GB"/>
        </w:rPr>
        <w:t xml:space="preserve">Figure </w:t>
      </w:r>
      <w:r w:rsidRPr="00A85C83">
        <w:rPr>
          <w:rFonts w:ascii="Times New Roman" w:hAnsi="Times New Roman" w:cs="Times New Roman"/>
          <w:b/>
          <w:bCs/>
          <w:lang w:val="en-GB"/>
        </w:rPr>
        <w:fldChar w:fldCharType="begin"/>
      </w:r>
      <w:r w:rsidRPr="00A85C83">
        <w:rPr>
          <w:rFonts w:ascii="Times New Roman" w:hAnsi="Times New Roman" w:cs="Times New Roman"/>
          <w:b/>
          <w:bCs/>
          <w:lang w:val="en-GB"/>
        </w:rPr>
        <w:instrText xml:space="preserve"> SEQ Figure \* ARABIC </w:instrText>
      </w:r>
      <w:r w:rsidRPr="00A85C83">
        <w:rPr>
          <w:rFonts w:ascii="Times New Roman" w:hAnsi="Times New Roman" w:cs="Times New Roman"/>
          <w:b/>
          <w:bCs/>
          <w:lang w:val="en-GB"/>
        </w:rPr>
        <w:fldChar w:fldCharType="separate"/>
      </w:r>
      <w:r w:rsidR="004438A9">
        <w:rPr>
          <w:rFonts w:ascii="Times New Roman" w:hAnsi="Times New Roman" w:cs="Times New Roman"/>
          <w:b/>
          <w:bCs/>
          <w:noProof/>
          <w:lang w:val="en-GB"/>
        </w:rPr>
        <w:t>2</w:t>
      </w:r>
      <w:r w:rsidRPr="00A85C83">
        <w:rPr>
          <w:rFonts w:ascii="Times New Roman" w:hAnsi="Times New Roman" w:cs="Times New Roman"/>
          <w:b/>
          <w:bCs/>
          <w:lang w:val="en-GB"/>
        </w:rPr>
        <w:fldChar w:fldCharType="end"/>
      </w:r>
      <w:r w:rsidRPr="00A85C83">
        <w:rPr>
          <w:rFonts w:ascii="Times New Roman" w:hAnsi="Times New Roman" w:cs="Times New Roman"/>
          <w:b/>
          <w:bCs/>
          <w:lang w:val="en-GB"/>
        </w:rPr>
        <w:t xml:space="preserve">. </w:t>
      </w:r>
      <w:r w:rsidRPr="00A85C83">
        <w:rPr>
          <w:rFonts w:ascii="Times New Roman" w:hAnsi="Times New Roman" w:cs="Times New Roman"/>
          <w:lang w:val="en-GB"/>
        </w:rPr>
        <w:t>Example of the primary datasets used in the study. (Left) A true-colour composite from Sentinel-2 imagery, which serves as the input features for the model. (Right) The corresponding 10-meter pixel size land cover classification from the Dynamic World</w:t>
      </w:r>
      <w:r w:rsidR="00E1001D" w:rsidRPr="00A85C83">
        <w:rPr>
          <w:rFonts w:ascii="Times New Roman" w:hAnsi="Times New Roman" w:cs="Times New Roman"/>
          <w:lang w:val="en-GB"/>
        </w:rPr>
        <w:t>.</w:t>
      </w:r>
      <w:bookmarkEnd w:id="13"/>
    </w:p>
    <w:p w14:paraId="448648FC" w14:textId="77777777" w:rsidR="00E1001D" w:rsidRPr="001321C5" w:rsidRDefault="00E1001D" w:rsidP="001321C5">
      <w:pPr>
        <w:jc w:val="both"/>
        <w:rPr>
          <w:rFonts w:ascii="Times New Roman" w:hAnsi="Times New Roman" w:cs="Times New Roman"/>
          <w:lang w:val="en-GB"/>
        </w:rPr>
      </w:pPr>
    </w:p>
    <w:p w14:paraId="64185A4D" w14:textId="08FE7954" w:rsidR="00491E19" w:rsidRPr="00851560" w:rsidRDefault="009E5A56" w:rsidP="005A2B67">
      <w:pPr>
        <w:pStyle w:val="Heading3"/>
        <w:spacing w:line="360" w:lineRule="auto"/>
        <w:ind w:left="0"/>
        <w:rPr>
          <w:b/>
          <w:bCs/>
          <w:i w:val="0"/>
          <w:iCs/>
          <w:sz w:val="24"/>
          <w:szCs w:val="24"/>
          <w:lang w:val="en-GB"/>
        </w:rPr>
      </w:pPr>
      <w:bookmarkStart w:id="14" w:name="_Toc207365450"/>
      <w:r w:rsidRPr="00851560">
        <w:rPr>
          <w:b/>
          <w:bCs/>
          <w:i w:val="0"/>
          <w:iCs/>
          <w:sz w:val="24"/>
          <w:szCs w:val="24"/>
          <w:lang w:val="en-GB"/>
        </w:rPr>
        <w:t xml:space="preserve">2.2.1 </w:t>
      </w:r>
      <w:r w:rsidR="00491E19" w:rsidRPr="00851560">
        <w:rPr>
          <w:b/>
          <w:bCs/>
          <w:i w:val="0"/>
          <w:iCs/>
          <w:sz w:val="24"/>
          <w:szCs w:val="24"/>
          <w:lang w:val="en-GB"/>
        </w:rPr>
        <w:t>Sentinel-2 Multispectral Imagery</w:t>
      </w:r>
      <w:bookmarkEnd w:id="14"/>
    </w:p>
    <w:p w14:paraId="08704760" w14:textId="37949CA4" w:rsidR="00836628" w:rsidRPr="005A2B67" w:rsidRDefault="00836628"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The primary feature data for this study was sourced from the Sentinel-2 satellite mission</w:t>
      </w:r>
      <w:r w:rsidR="00B76595"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 xml:space="preserve">of the European Union's Copernicus Earth observation program. We </w:t>
      </w:r>
      <w:r w:rsidR="004A1A55" w:rsidRPr="005A2B67">
        <w:rPr>
          <w:rFonts w:ascii="Times New Roman" w:hAnsi="Times New Roman" w:cs="Times New Roman"/>
          <w:sz w:val="24"/>
          <w:szCs w:val="24"/>
          <w:lang w:val="en-GB"/>
        </w:rPr>
        <w:t>used</w:t>
      </w:r>
      <w:r w:rsidRPr="005A2B67">
        <w:rPr>
          <w:rFonts w:ascii="Times New Roman" w:hAnsi="Times New Roman" w:cs="Times New Roman"/>
          <w:sz w:val="24"/>
          <w:szCs w:val="24"/>
          <w:lang w:val="en-GB"/>
        </w:rPr>
        <w:t xml:space="preserve"> the Sentinel-2 Level-2A (L2A) surface reflectance collection, which provides analysis-ready, atmospherically corrected imagery. This ensures spectral consistency across time, which is critical for change detection. The mission's high temporal resolution of approximately five days provides a high density of images, enabling the creation of cloud-free composites even in persistently cloudy regions like the Colombian Amazon.</w:t>
      </w:r>
    </w:p>
    <w:p w14:paraId="272FA1B5" w14:textId="1E168924" w:rsidR="00836628" w:rsidRPr="005A2B67" w:rsidRDefault="00836628"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A key advantage of Sentinel-2 is its combination of high spatial resolution and rich spectral detail. The model was trained using a selection of nine bands at 10 and 20-meter </w:t>
      </w:r>
      <w:r w:rsidR="008E3A85" w:rsidRPr="005A2B67">
        <w:rPr>
          <w:rFonts w:ascii="Times New Roman" w:hAnsi="Times New Roman" w:cs="Times New Roman"/>
          <w:sz w:val="24"/>
          <w:szCs w:val="24"/>
          <w:lang w:val="en-GB"/>
        </w:rPr>
        <w:t>pixel size</w:t>
      </w:r>
      <w:r w:rsidRPr="005A2B67">
        <w:rPr>
          <w:rFonts w:ascii="Times New Roman" w:hAnsi="Times New Roman" w:cs="Times New Roman"/>
          <w:sz w:val="24"/>
          <w:szCs w:val="24"/>
          <w:lang w:val="en-GB"/>
        </w:rPr>
        <w:t>. This included the visible (Red, Green, Blue), Near-Infrared (NIR), and Short-Wave Infrared (SWIR) bands. This spectral range is highly effective for land cover classification</w:t>
      </w:r>
      <w:r w:rsidR="009A77D4" w:rsidRPr="005A2B67">
        <w:rPr>
          <w:rFonts w:ascii="Times New Roman" w:hAnsi="Times New Roman" w:cs="Times New Roman"/>
          <w:sz w:val="24"/>
          <w:szCs w:val="24"/>
          <w:lang w:val="en-GB"/>
        </w:rPr>
        <w:t xml:space="preserve"> </w:t>
      </w:r>
      <w:r w:rsidR="009A77D4" w:rsidRPr="005A2B67">
        <w:rPr>
          <w:rFonts w:ascii="Times New Roman" w:hAnsi="Times New Roman" w:cs="Times New Roman"/>
          <w:sz w:val="24"/>
          <w:szCs w:val="24"/>
          <w:lang w:val="en-GB"/>
        </w:rPr>
        <w:fldChar w:fldCharType="begin"/>
      </w:r>
      <w:r w:rsidR="009A77D4" w:rsidRPr="005A2B67">
        <w:rPr>
          <w:rFonts w:ascii="Times New Roman" w:hAnsi="Times New Roman" w:cs="Times New Roman"/>
          <w:sz w:val="24"/>
          <w:szCs w:val="24"/>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9A77D4" w:rsidRPr="005A2B67">
        <w:rPr>
          <w:rFonts w:ascii="Times New Roman" w:hAnsi="Times New Roman" w:cs="Times New Roman"/>
          <w:sz w:val="24"/>
          <w:szCs w:val="24"/>
          <w:lang w:val="en-GB"/>
        </w:rPr>
        <w:fldChar w:fldCharType="separate"/>
      </w:r>
      <w:r w:rsidR="009A77D4" w:rsidRPr="005A2B67">
        <w:rPr>
          <w:rFonts w:ascii="Times New Roman" w:hAnsi="Times New Roman" w:cs="Times New Roman"/>
          <w:noProof/>
          <w:sz w:val="24"/>
          <w:szCs w:val="24"/>
          <w:lang w:val="en-GB"/>
        </w:rPr>
        <w:t>(Drusch et al., 2012)</w:t>
      </w:r>
      <w:r w:rsidR="009A77D4" w:rsidRPr="005A2B67">
        <w:rPr>
          <w:rFonts w:ascii="Times New Roman" w:hAnsi="Times New Roman" w:cs="Times New Roman"/>
          <w:sz w:val="24"/>
          <w:szCs w:val="24"/>
          <w:lang w:val="en-GB"/>
        </w:rPr>
        <w:fldChar w:fldCharType="end"/>
      </w:r>
      <w:r w:rsidRPr="005A2B67">
        <w:rPr>
          <w:rFonts w:ascii="Times New Roman" w:hAnsi="Times New Roman" w:cs="Times New Roman"/>
          <w:sz w:val="24"/>
          <w:szCs w:val="24"/>
          <w:lang w:val="en-GB"/>
        </w:rPr>
        <w:t>; the visible bands help identify basic landscape features, while the NIR and SWIR bands are particularly sensitive to vegetation health, structure, and moisture content. This combination provides the model with the comprehensive information needed to accurately differentiate between key classes such as forests, grasslands, water bodies, and urban areas.</w:t>
      </w:r>
    </w:p>
    <w:p w14:paraId="4AACE645" w14:textId="7C03570E" w:rsidR="0039476B" w:rsidRPr="00851560" w:rsidRDefault="00E0498A" w:rsidP="005A2B67">
      <w:pPr>
        <w:pStyle w:val="Heading3"/>
        <w:spacing w:line="360" w:lineRule="auto"/>
        <w:ind w:left="0"/>
        <w:rPr>
          <w:b/>
          <w:bCs/>
          <w:i w:val="0"/>
          <w:iCs/>
          <w:sz w:val="24"/>
          <w:szCs w:val="24"/>
          <w:lang w:val="en-GB"/>
        </w:rPr>
      </w:pPr>
      <w:bookmarkStart w:id="15" w:name="_Toc207365451"/>
      <w:r w:rsidRPr="00851560">
        <w:rPr>
          <w:b/>
          <w:bCs/>
          <w:i w:val="0"/>
          <w:iCs/>
          <w:sz w:val="24"/>
          <w:szCs w:val="24"/>
          <w:lang w:val="en-GB"/>
        </w:rPr>
        <w:lastRenderedPageBreak/>
        <w:t>2.2.2 Dynamic World Land Cover Data</w:t>
      </w:r>
      <w:bookmarkEnd w:id="15"/>
    </w:p>
    <w:p w14:paraId="2C66CB22" w14:textId="4D08025B" w:rsidR="00BB56D1" w:rsidRPr="005A2B67" w:rsidRDefault="00F47804"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The ground-truth labels required for model training and validation were derived from the Google Dynamic World V1 dataset. This near-real-time product offers a global, </w:t>
      </w:r>
      <w:commentRangeStart w:id="16"/>
      <w:r w:rsidRPr="005A2B67">
        <w:rPr>
          <w:rFonts w:ascii="Times New Roman" w:hAnsi="Times New Roman" w:cs="Times New Roman"/>
          <w:sz w:val="24"/>
          <w:szCs w:val="24"/>
          <w:lang w:val="en-GB"/>
        </w:rPr>
        <w:t xml:space="preserve">10-meter </w:t>
      </w:r>
      <w:r w:rsidR="008E3A85" w:rsidRPr="005A2B67">
        <w:rPr>
          <w:rFonts w:ascii="Times New Roman" w:hAnsi="Times New Roman" w:cs="Times New Roman"/>
          <w:sz w:val="24"/>
          <w:szCs w:val="24"/>
          <w:lang w:val="en-GB"/>
        </w:rPr>
        <w:t>pixel size</w:t>
      </w:r>
      <w:commentRangeEnd w:id="16"/>
      <w:r w:rsidR="004440CD" w:rsidRPr="005A2B67">
        <w:rPr>
          <w:rFonts w:ascii="Times New Roman" w:hAnsi="Times New Roman" w:cs="Times New Roman"/>
          <w:sz w:val="24"/>
          <w:szCs w:val="24"/>
          <w:lang w:val="en-GB"/>
        </w:rPr>
        <w:t xml:space="preserve"> </w:t>
      </w:r>
      <w:r w:rsidR="0024737B" w:rsidRPr="005A2B67">
        <w:rPr>
          <w:rStyle w:val="CommentReference"/>
          <w:sz w:val="24"/>
          <w:szCs w:val="24"/>
          <w:lang w:val="en-GB"/>
        </w:rPr>
        <w:commentReference w:id="16"/>
      </w:r>
      <w:r w:rsidRPr="005A2B67">
        <w:rPr>
          <w:rFonts w:ascii="Times New Roman" w:hAnsi="Times New Roman" w:cs="Times New Roman"/>
          <w:sz w:val="24"/>
          <w:szCs w:val="24"/>
          <w:lang w:val="en-GB"/>
        </w:rPr>
        <w:t xml:space="preserve">land cover classification, generated by applying a deep learning model to the entire Sentinel-2 satellite archive </w:t>
      </w:r>
      <w:r w:rsidR="00C35669" w:rsidRPr="005A2B67">
        <w:rPr>
          <w:rFonts w:ascii="Times New Roman" w:hAnsi="Times New Roman" w:cs="Times New Roman"/>
          <w:sz w:val="24"/>
          <w:szCs w:val="24"/>
          <w:lang w:val="en-GB"/>
        </w:rPr>
        <w:fldChar w:fldCharType="begin"/>
      </w:r>
      <w:r w:rsidR="00C35669" w:rsidRPr="005A2B67">
        <w:rPr>
          <w:rFonts w:ascii="Times New Roman" w:hAnsi="Times New Roman" w:cs="Times New Roman"/>
          <w:sz w:val="24"/>
          <w:szCs w:val="24"/>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C35669" w:rsidRPr="005A2B67">
        <w:rPr>
          <w:rFonts w:ascii="Times New Roman" w:hAnsi="Times New Roman" w:cs="Times New Roman"/>
          <w:sz w:val="24"/>
          <w:szCs w:val="24"/>
          <w:lang w:val="en-GB"/>
        </w:rPr>
        <w:fldChar w:fldCharType="separate"/>
      </w:r>
      <w:r w:rsidR="00C35669" w:rsidRPr="005A2B67">
        <w:rPr>
          <w:rFonts w:ascii="Times New Roman" w:hAnsi="Times New Roman" w:cs="Times New Roman"/>
          <w:noProof/>
          <w:sz w:val="24"/>
          <w:szCs w:val="24"/>
          <w:lang w:val="en-GB"/>
        </w:rPr>
        <w:t>(Brown et al., 2022)</w:t>
      </w:r>
      <w:r w:rsidR="00C35669" w:rsidRPr="005A2B67">
        <w:rPr>
          <w:rFonts w:ascii="Times New Roman" w:hAnsi="Times New Roman" w:cs="Times New Roman"/>
          <w:sz w:val="24"/>
          <w:szCs w:val="24"/>
          <w:lang w:val="en-GB"/>
        </w:rPr>
        <w:fldChar w:fldCharType="end"/>
      </w:r>
      <w:r w:rsidR="00C35669" w:rsidRPr="005A2B67">
        <w:rPr>
          <w:rFonts w:ascii="Times New Roman" w:hAnsi="Times New Roman" w:cs="Times New Roman"/>
          <w:sz w:val="24"/>
          <w:szCs w:val="24"/>
          <w:lang w:val="en-GB"/>
        </w:rPr>
        <w:t>.</w:t>
      </w:r>
      <w:r w:rsidR="002B5E90" w:rsidRPr="005A2B67">
        <w:rPr>
          <w:rFonts w:ascii="Times New Roman" w:hAnsi="Times New Roman" w:cs="Times New Roman"/>
          <w:sz w:val="24"/>
          <w:szCs w:val="24"/>
          <w:lang w:val="en-GB"/>
        </w:rPr>
        <w:t xml:space="preserve"> A key advantage of this dataset is its perfect spatial and temporal alignment with the Sentinel-2 feature imagery, eliminating the need for complex data registration or resampling. For every Sentinel-2 scene, Dynamic World provides a per-pixel probability distribution across nine distinct land cover classes: water, trees, grass, flooded vegetation, crops, shrub/scrub, built area, bare ground, and snow/ice.</w:t>
      </w:r>
    </w:p>
    <w:p w14:paraId="0280BF2D" w14:textId="266C24F1" w:rsidR="00B4056A" w:rsidRPr="00851560" w:rsidRDefault="00851560" w:rsidP="005A2B67">
      <w:pPr>
        <w:pStyle w:val="Heading2"/>
        <w:spacing w:line="360" w:lineRule="auto"/>
        <w:ind w:left="0"/>
        <w:rPr>
          <w:b/>
          <w:bCs/>
          <w:i w:val="0"/>
          <w:iCs/>
          <w:szCs w:val="24"/>
          <w:lang w:val="en-GB"/>
        </w:rPr>
      </w:pPr>
      <w:bookmarkStart w:id="17" w:name="_Toc207365452"/>
      <w:r w:rsidRPr="00851560">
        <w:rPr>
          <w:b/>
          <w:bCs/>
          <w:i w:val="0"/>
          <w:iCs/>
          <w:szCs w:val="24"/>
          <w:lang w:val="en-GB"/>
        </w:rPr>
        <w:t>2.3 NETWORK ARCHITECTURES</w:t>
      </w:r>
      <w:bookmarkEnd w:id="17"/>
    </w:p>
    <w:p w14:paraId="6134EC40" w14:textId="138BE9FD" w:rsidR="00585FEE" w:rsidRPr="005A2B67" w:rsidRDefault="00585FEE"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To perform the semantic segmentation of land cover, this study implemented and compared two architectures from the U-Net family. The standard U-Net was selected as the foundational model due to its proven effectiveness in producing precise segmentation masks for satellite imagery, where accurate localization of features is </w:t>
      </w:r>
      <w:r w:rsidR="00CD4DFD" w:rsidRPr="005A2B67">
        <w:rPr>
          <w:rFonts w:ascii="Times New Roman" w:hAnsi="Times New Roman" w:cs="Times New Roman"/>
          <w:sz w:val="24"/>
          <w:szCs w:val="24"/>
          <w:lang w:val="en-GB"/>
        </w:rPr>
        <w:t xml:space="preserve">essential </w:t>
      </w:r>
      <w:r w:rsidRPr="005A2B67">
        <w:rPr>
          <w:rFonts w:ascii="Times New Roman" w:hAnsi="Times New Roman" w:cs="Times New Roman"/>
          <w:sz w:val="24"/>
          <w:szCs w:val="24"/>
          <w:lang w:val="en-GB"/>
        </w:rPr>
        <w:t>(</w:t>
      </w:r>
      <w:proofErr w:type="spellStart"/>
      <w:r w:rsidRPr="005A2B67">
        <w:rPr>
          <w:rFonts w:ascii="Times New Roman" w:hAnsi="Times New Roman" w:cs="Times New Roman"/>
          <w:sz w:val="24"/>
          <w:szCs w:val="24"/>
          <w:lang w:val="en-GB"/>
        </w:rPr>
        <w:t>Ronneberger</w:t>
      </w:r>
      <w:proofErr w:type="spellEnd"/>
      <w:r w:rsidRPr="005A2B67">
        <w:rPr>
          <w:rFonts w:ascii="Times New Roman" w:hAnsi="Times New Roman" w:cs="Times New Roman"/>
          <w:sz w:val="24"/>
          <w:szCs w:val="24"/>
          <w:lang w:val="en-GB"/>
        </w:rPr>
        <w:t xml:space="preserve"> et al., 2015). However, a potential limitation of its architecture is the unselective nature of its feature fusion process via skip connections.</w:t>
      </w:r>
    </w:p>
    <w:p w14:paraId="6EBFF535" w14:textId="27DBEB10" w:rsidR="00585FEE" w:rsidRPr="005A2B67" w:rsidRDefault="00585FEE"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To test a direct architectural improvement, the Attention U-Net was chosen as the comparison model (Oktay et al., 2018). This variant introduces attention gates designed to make the feature fusion process more selective and context aware. The primary research question addressed by this comparison is whether this targeted enhancement, focusing on the most relevant spatial features, can yield a significant performance improvement over the baseline U-Net for the complex task of land cover classification </w:t>
      </w:r>
    </w:p>
    <w:p w14:paraId="59BC6D15" w14:textId="15455FBF" w:rsidR="00B4056A" w:rsidRPr="00851560" w:rsidRDefault="00865A36" w:rsidP="005A2B67">
      <w:pPr>
        <w:pStyle w:val="Heading3"/>
        <w:spacing w:line="360" w:lineRule="auto"/>
        <w:ind w:left="0"/>
        <w:rPr>
          <w:b/>
          <w:bCs/>
          <w:i w:val="0"/>
          <w:iCs/>
          <w:sz w:val="24"/>
          <w:szCs w:val="24"/>
          <w:lang w:val="en-GB"/>
        </w:rPr>
      </w:pPr>
      <w:bookmarkStart w:id="18" w:name="_Toc207365453"/>
      <w:r w:rsidRPr="00851560">
        <w:rPr>
          <w:b/>
          <w:bCs/>
          <w:i w:val="0"/>
          <w:iCs/>
          <w:sz w:val="24"/>
          <w:szCs w:val="24"/>
          <w:lang w:val="en-GB"/>
        </w:rPr>
        <w:t xml:space="preserve">2.3.1 </w:t>
      </w:r>
      <w:r w:rsidR="00B4056A" w:rsidRPr="00851560">
        <w:rPr>
          <w:b/>
          <w:bCs/>
          <w:i w:val="0"/>
          <w:iCs/>
          <w:sz w:val="24"/>
          <w:szCs w:val="24"/>
          <w:lang w:val="en-GB"/>
        </w:rPr>
        <w:t>U-Net</w:t>
      </w:r>
      <w:bookmarkEnd w:id="18"/>
    </w:p>
    <w:p w14:paraId="28C2BF27" w14:textId="3E26FD45" w:rsidR="002A6B2B" w:rsidRPr="005A2B67" w:rsidRDefault="002A6B2B"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The U-Net, originally proposed by </w:t>
      </w:r>
      <w:proofErr w:type="spellStart"/>
      <w:r w:rsidRPr="005A2B67">
        <w:rPr>
          <w:rFonts w:ascii="Times New Roman" w:hAnsi="Times New Roman" w:cs="Times New Roman"/>
          <w:sz w:val="24"/>
          <w:szCs w:val="24"/>
          <w:lang w:val="en-GB"/>
        </w:rPr>
        <w:t>Ronneberger</w:t>
      </w:r>
      <w:proofErr w:type="spellEnd"/>
      <w:r w:rsidRPr="005A2B67">
        <w:rPr>
          <w:rFonts w:ascii="Times New Roman" w:hAnsi="Times New Roman" w:cs="Times New Roman"/>
          <w:sz w:val="24"/>
          <w:szCs w:val="24"/>
          <w:lang w:val="en-GB"/>
        </w:rPr>
        <w:t xml:space="preserve"> et al. (2015), is a fully convolutional neural network designed for end-to-end image segmentation. Its distinctive U-shaped architecture consists of two symmetric paths: a contracting (encoder) path to capture context and an expansive (decoder) path for precise localization. The encoder follows the structure of a typical convolutional network, composed of sequential blocks that each contain two 3x3 convolutional layers with </w:t>
      </w:r>
      <w:proofErr w:type="spellStart"/>
      <w:r w:rsidRPr="005A2B67">
        <w:rPr>
          <w:rFonts w:ascii="Times New Roman" w:hAnsi="Times New Roman" w:cs="Times New Roman"/>
          <w:sz w:val="24"/>
          <w:szCs w:val="24"/>
          <w:lang w:val="en-GB"/>
        </w:rPr>
        <w:t>ReLU</w:t>
      </w:r>
      <w:proofErr w:type="spellEnd"/>
      <w:r w:rsidRPr="005A2B67">
        <w:rPr>
          <w:rFonts w:ascii="Times New Roman" w:hAnsi="Times New Roman" w:cs="Times New Roman"/>
          <w:sz w:val="24"/>
          <w:szCs w:val="24"/>
          <w:lang w:val="en-GB"/>
        </w:rPr>
        <w:t xml:space="preserve"> activations. To mitigate overfitting and improve generalization, Dropout layers are applied within each of these blocks. Each encoder block is followed by a 2x2 max pooling operation for </w:t>
      </w:r>
      <w:proofErr w:type="spellStart"/>
      <w:r w:rsidRPr="005A2B67">
        <w:rPr>
          <w:rFonts w:ascii="Times New Roman" w:hAnsi="Times New Roman" w:cs="Times New Roman"/>
          <w:sz w:val="24"/>
          <w:szCs w:val="24"/>
          <w:lang w:val="en-GB"/>
        </w:rPr>
        <w:t>downsampling</w:t>
      </w:r>
      <w:proofErr w:type="spellEnd"/>
      <w:r w:rsidRPr="005A2B67">
        <w:rPr>
          <w:rFonts w:ascii="Times New Roman" w:hAnsi="Times New Roman" w:cs="Times New Roman"/>
          <w:sz w:val="24"/>
          <w:szCs w:val="24"/>
          <w:lang w:val="en-GB"/>
        </w:rPr>
        <w:t xml:space="preserve">, which progressively halves the spatial dimensions of the feature maps while doubling the number of feature channels. This process allows the network </w:t>
      </w:r>
      <w:r w:rsidRPr="005A2B67">
        <w:rPr>
          <w:rFonts w:ascii="Times New Roman" w:hAnsi="Times New Roman" w:cs="Times New Roman"/>
          <w:sz w:val="24"/>
          <w:szCs w:val="24"/>
          <w:lang w:val="en-GB"/>
        </w:rPr>
        <w:lastRenderedPageBreak/>
        <w:t>to build a hierarchical understanding of the image, with deeper layers learning more complex and abstract features.</w:t>
      </w:r>
    </w:p>
    <w:p w14:paraId="06C031A4" w14:textId="522BF4A3" w:rsidR="005D4D27" w:rsidRPr="005A2B67" w:rsidRDefault="002A6B2B"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The decoder's primary function is to </w:t>
      </w:r>
      <w:proofErr w:type="spellStart"/>
      <w:r w:rsidRPr="005A2B67">
        <w:rPr>
          <w:rFonts w:ascii="Times New Roman" w:hAnsi="Times New Roman" w:cs="Times New Roman"/>
          <w:sz w:val="24"/>
          <w:szCs w:val="24"/>
          <w:lang w:val="en-GB"/>
        </w:rPr>
        <w:t>upsample</w:t>
      </w:r>
      <w:proofErr w:type="spellEnd"/>
      <w:r w:rsidRPr="005A2B67">
        <w:rPr>
          <w:rFonts w:ascii="Times New Roman" w:hAnsi="Times New Roman" w:cs="Times New Roman"/>
          <w:sz w:val="24"/>
          <w:szCs w:val="24"/>
          <w:lang w:val="en-GB"/>
        </w:rPr>
        <w:t xml:space="preserve"> these abstract features and recover the original spatial resolution for pixel-wise classification. A key innovation of the U-Net is the use of skip connections, which concatenate the </w:t>
      </w:r>
      <w:proofErr w:type="spellStart"/>
      <w:r w:rsidRPr="005A2B67">
        <w:rPr>
          <w:rFonts w:ascii="Times New Roman" w:hAnsi="Times New Roman" w:cs="Times New Roman"/>
          <w:sz w:val="24"/>
          <w:szCs w:val="24"/>
          <w:lang w:val="en-GB"/>
        </w:rPr>
        <w:t>upsampled</w:t>
      </w:r>
      <w:proofErr w:type="spellEnd"/>
      <w:r w:rsidRPr="005A2B67">
        <w:rPr>
          <w:rFonts w:ascii="Times New Roman" w:hAnsi="Times New Roman" w:cs="Times New Roman"/>
          <w:sz w:val="24"/>
          <w:szCs w:val="24"/>
          <w:lang w:val="en-GB"/>
        </w:rPr>
        <w:t xml:space="preserve"> feature maps from the decoder with the corresponding high-resolution feature maps from the encoder path. This fusion allows the decoder to leverage both the abstract semantic information from the deep layers and the fine-grained spatial details from the shallow layers, which is crucial for accurately delineating boundaries between land cover classes. The final layer of the network is a 1x1 convolution with a </w:t>
      </w:r>
      <w:proofErr w:type="spellStart"/>
      <w:r w:rsidRPr="005A2B67">
        <w:rPr>
          <w:rFonts w:ascii="Times New Roman" w:hAnsi="Times New Roman" w:cs="Times New Roman"/>
          <w:sz w:val="24"/>
          <w:szCs w:val="24"/>
          <w:lang w:val="en-GB"/>
        </w:rPr>
        <w:t>softmax</w:t>
      </w:r>
      <w:proofErr w:type="spellEnd"/>
      <w:r w:rsidRPr="005A2B67">
        <w:rPr>
          <w:rFonts w:ascii="Times New Roman" w:hAnsi="Times New Roman" w:cs="Times New Roman"/>
          <w:sz w:val="24"/>
          <w:szCs w:val="24"/>
          <w:lang w:val="en-GB"/>
        </w:rPr>
        <w:t xml:space="preserve"> activation function, which produces a probability map for each target class for every pixel. For this study, the U-Net was configured with three </w:t>
      </w:r>
      <w:proofErr w:type="spellStart"/>
      <w:r w:rsidRPr="005A2B67">
        <w:rPr>
          <w:rFonts w:ascii="Times New Roman" w:hAnsi="Times New Roman" w:cs="Times New Roman"/>
          <w:sz w:val="24"/>
          <w:szCs w:val="24"/>
          <w:lang w:val="en-GB"/>
        </w:rPr>
        <w:t>downsampling</w:t>
      </w:r>
      <w:proofErr w:type="spellEnd"/>
      <w:r w:rsidRPr="005A2B67">
        <w:rPr>
          <w:rFonts w:ascii="Times New Roman" w:hAnsi="Times New Roman" w:cs="Times New Roman"/>
          <w:sz w:val="24"/>
          <w:szCs w:val="24"/>
          <w:lang w:val="en-GB"/>
        </w:rPr>
        <w:t xml:space="preserve"> and three </w:t>
      </w:r>
      <w:proofErr w:type="spellStart"/>
      <w:r w:rsidRPr="005A2B67">
        <w:rPr>
          <w:rFonts w:ascii="Times New Roman" w:hAnsi="Times New Roman" w:cs="Times New Roman"/>
          <w:sz w:val="24"/>
          <w:szCs w:val="24"/>
          <w:lang w:val="en-GB"/>
        </w:rPr>
        <w:t>upsampling</w:t>
      </w:r>
      <w:proofErr w:type="spellEnd"/>
      <w:r w:rsidRPr="005A2B67">
        <w:rPr>
          <w:rFonts w:ascii="Times New Roman" w:hAnsi="Times New Roman" w:cs="Times New Roman"/>
          <w:sz w:val="24"/>
          <w:szCs w:val="24"/>
          <w:lang w:val="en-GB"/>
        </w:rPr>
        <w:t xml:space="preserve"> stages, creating a network of four distinct resolution levels.</w:t>
      </w:r>
    </w:p>
    <w:p w14:paraId="0D668D73" w14:textId="4D9D5E2E" w:rsidR="00B4056A" w:rsidRPr="00851560" w:rsidRDefault="00865A36" w:rsidP="005A2B67">
      <w:pPr>
        <w:pStyle w:val="Heading3"/>
        <w:spacing w:line="360" w:lineRule="auto"/>
        <w:ind w:left="0"/>
        <w:rPr>
          <w:b/>
          <w:bCs/>
          <w:i w:val="0"/>
          <w:iCs/>
          <w:sz w:val="24"/>
          <w:szCs w:val="24"/>
          <w:lang w:val="en-GB"/>
        </w:rPr>
      </w:pPr>
      <w:bookmarkStart w:id="19" w:name="_Toc207365454"/>
      <w:r w:rsidRPr="00851560">
        <w:rPr>
          <w:b/>
          <w:bCs/>
          <w:i w:val="0"/>
          <w:iCs/>
          <w:sz w:val="24"/>
          <w:szCs w:val="24"/>
          <w:lang w:val="en-GB"/>
        </w:rPr>
        <w:t xml:space="preserve">2.3.2 </w:t>
      </w:r>
      <w:r w:rsidR="00B4056A" w:rsidRPr="00851560">
        <w:rPr>
          <w:b/>
          <w:bCs/>
          <w:i w:val="0"/>
          <w:iCs/>
          <w:sz w:val="24"/>
          <w:szCs w:val="24"/>
          <w:lang w:val="en-GB"/>
        </w:rPr>
        <w:t>Attention U-Net</w:t>
      </w:r>
      <w:bookmarkEnd w:id="19"/>
    </w:p>
    <w:p w14:paraId="2C28C5BE" w14:textId="1D7ACCBD" w:rsidR="00FD1999" w:rsidRPr="005A2B67" w:rsidRDefault="00FD1999"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While the standard U-Net is highly effective, its skip connections naively fuse all features from the encoder, potentially propagating redundant or irrelevant information to the decoder. The Attention U-Net, proposed by Oktay et al. (2018)</w:t>
      </w:r>
      <w:r w:rsidR="003239B0" w:rsidRPr="005A2B67">
        <w:rPr>
          <w:rFonts w:ascii="Times New Roman" w:hAnsi="Times New Roman" w:cs="Times New Roman"/>
          <w:sz w:val="24"/>
          <w:szCs w:val="24"/>
          <w:lang w:val="en-GB"/>
        </w:rPr>
        <w:fldChar w:fldCharType="begin"/>
      </w:r>
      <w:r w:rsidR="00E3223F" w:rsidRPr="005A2B67">
        <w:rPr>
          <w:rFonts w:ascii="Times New Roman" w:hAnsi="Times New Roman" w:cs="Times New Roman"/>
          <w:sz w:val="24"/>
          <w:szCs w:val="24"/>
          <w:lang w:val="en-GB"/>
        </w:rPr>
        <w:instrText xml:space="preserve"> ADDIN EN.CITE &lt;EndNote&gt;&lt;Cite ExcludeAuth="1" ExcludeYear="1" Hidden="1"&gt;&lt;Author&gt;Oktay&lt;/Author&gt;&lt;Year&gt;2018&lt;/Year&gt;&lt;RecNum&gt;34&lt;/RecNum&gt;&lt;record&gt;&lt;rec-number&gt;34&lt;/rec-number&gt;&lt;foreign-keys&gt;&lt;key app="EN" db-id="ddzs05prgtzf9ieftdkvtavhdv2e2td05frt" timestamp="1754916163" guid="8d007e1c-4156-43b9-a115-c1544a2255bd"&gt;34&lt;/key&gt;&lt;/foreign-keys&gt;&lt;ref-type name="Journal Article"&gt;17&lt;/ref-type&gt;&lt;contributors&gt;&lt;authors&gt;&lt;author&gt;Oktay, Ozan&lt;/author&gt;&lt;author&gt;Schlemper, Jo&lt;/author&gt;&lt;author&gt;Folgoc, Loic Le&lt;/author&gt;&lt;author&gt;Lee, Matthew&lt;/author&gt;&lt;author&gt;Heinrich, Mattias&lt;/author&gt;&lt;author&gt;Misawa, Kazunari&lt;/author&gt;&lt;author&gt;Mori, Kensaku&lt;/author&gt;&lt;author&gt;McDonagh, Steven&lt;/author&gt;&lt;author&gt;Hammerla, Nils Y.&lt;/author&gt;&lt;author&gt;Kainz, Bernhard&lt;/author&gt;&lt;author&gt;Glocker, Ben&lt;/author&gt;&lt;author&gt;Rueckert, Daniel&lt;/author&gt;&lt;/authors&gt;&lt;/contributors&gt;&lt;titles&gt;&lt;title&gt;Attention U-Net: Learning Where to Look for the Pancreas&lt;/title&gt;&lt;/titles&gt;&lt;dates&gt;&lt;year&gt;2018&lt;/year&gt;&lt;/dates&gt;&lt;urls&gt;&lt;/urls&gt;&lt;electronic-resource-num&gt;10.48550/arxiv.1804.03999&lt;/electronic-resource-num&gt;&lt;/record&gt;&lt;/Cite&gt;&lt;/EndNote&gt;</w:instrText>
      </w:r>
      <w:r w:rsidR="003239B0" w:rsidRPr="005A2B67">
        <w:rPr>
          <w:rFonts w:ascii="Times New Roman" w:hAnsi="Times New Roman" w:cs="Times New Roman"/>
          <w:sz w:val="24"/>
          <w:szCs w:val="24"/>
          <w:lang w:val="en-GB"/>
        </w:rPr>
        <w:fldChar w:fldCharType="separate"/>
      </w:r>
      <w:r w:rsidR="003239B0" w:rsidRPr="005A2B67">
        <w:rPr>
          <w:rFonts w:ascii="Times New Roman" w:hAnsi="Times New Roman" w:cs="Times New Roman"/>
          <w:sz w:val="24"/>
          <w:szCs w:val="24"/>
          <w:lang w:val="en-GB"/>
        </w:rPr>
        <w:fldChar w:fldCharType="end"/>
      </w:r>
      <w:r w:rsidRPr="005A2B67">
        <w:rPr>
          <w:rFonts w:ascii="Times New Roman" w:hAnsi="Times New Roman" w:cs="Times New Roman"/>
          <w:sz w:val="24"/>
          <w:szCs w:val="24"/>
          <w:lang w:val="en-GB"/>
        </w:rPr>
        <w:t>, addresses this limitation by integrating attention gates into the skip connections. The attention gate is a sub-network that dynamically generates a weighting mask, or an "attention map," which is applied to the features being passed from the encoder. This map learns to highlight the most salient regions relevant to the segmentation task at a given scale, while suppressing feature responses in irrelevant background areas.</w:t>
      </w:r>
    </w:p>
    <w:p w14:paraId="56A418B8" w14:textId="3336D3FB" w:rsidR="005D4D27" w:rsidRPr="005A2B67" w:rsidRDefault="00FD1999"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The gate takes two inputs: the high-resolution feature map from the encoder path and a gating signal from the corresponding, deeper decoder path, which provides the necessary contextual information to guide the attention mechanism. By applying this attention map before the concatenation step, the model learns to selectively focus on the most important spatial information, making the feature fusion process more intelligent and efficient. For this project, this allows the model to learn to emphasize the spectral signatures of "Trees" while ignoring nearby, potentially confusing features. The architecture of the Attention U-Net implemented in this study is identical to the baseline U-Net, including the use of Dropout for regularization, with the sole modification being the inclusion of these attention gates at each of the three main skip connection </w:t>
      </w:r>
      <w:commentRangeStart w:id="20"/>
      <w:r w:rsidRPr="005A2B67">
        <w:rPr>
          <w:rFonts w:ascii="Times New Roman" w:hAnsi="Times New Roman" w:cs="Times New Roman"/>
          <w:sz w:val="24"/>
          <w:szCs w:val="24"/>
          <w:lang w:val="en-GB"/>
        </w:rPr>
        <w:t>pathways</w:t>
      </w:r>
      <w:commentRangeEnd w:id="20"/>
      <w:r w:rsidR="0024737B" w:rsidRPr="005A2B67">
        <w:rPr>
          <w:rStyle w:val="CommentReference"/>
          <w:sz w:val="24"/>
          <w:szCs w:val="24"/>
          <w:lang w:val="en-GB"/>
        </w:rPr>
        <w:commentReference w:id="20"/>
      </w:r>
      <w:r w:rsidRPr="005A2B67">
        <w:rPr>
          <w:rFonts w:ascii="Times New Roman" w:hAnsi="Times New Roman" w:cs="Times New Roman"/>
          <w:sz w:val="24"/>
          <w:szCs w:val="24"/>
          <w:lang w:val="en-GB"/>
        </w:rPr>
        <w:t>.</w:t>
      </w:r>
    </w:p>
    <w:p w14:paraId="524FB373" w14:textId="77777777" w:rsidR="005D4D27" w:rsidRPr="009B5E54" w:rsidRDefault="005D4D27" w:rsidP="005A2B67">
      <w:pPr>
        <w:pStyle w:val="ListParagraph"/>
        <w:spacing w:line="360" w:lineRule="auto"/>
        <w:rPr>
          <w:rFonts w:ascii="Times New Roman" w:hAnsi="Times New Roman" w:cs="Times New Roman"/>
          <w:i/>
          <w:iCs/>
          <w:lang w:val="en-GB"/>
        </w:rPr>
      </w:pPr>
    </w:p>
    <w:p w14:paraId="14E6D12B" w14:textId="37EBBE8E" w:rsidR="0054443D" w:rsidRPr="00851560" w:rsidRDefault="00851560" w:rsidP="005A2B67">
      <w:pPr>
        <w:pStyle w:val="Heading2"/>
        <w:spacing w:line="360" w:lineRule="auto"/>
        <w:ind w:left="0"/>
        <w:rPr>
          <w:b/>
          <w:bCs/>
          <w:i w:val="0"/>
          <w:iCs/>
          <w:szCs w:val="24"/>
          <w:lang w:val="en-GB"/>
        </w:rPr>
      </w:pPr>
      <w:bookmarkStart w:id="21" w:name="_Toc207365455"/>
      <w:r w:rsidRPr="00851560">
        <w:rPr>
          <w:b/>
          <w:bCs/>
          <w:i w:val="0"/>
          <w:iCs/>
          <w:szCs w:val="24"/>
          <w:lang w:val="en-GB"/>
        </w:rPr>
        <w:lastRenderedPageBreak/>
        <w:t>2.4 EXPERIMENT SETUP</w:t>
      </w:r>
      <w:bookmarkEnd w:id="21"/>
    </w:p>
    <w:p w14:paraId="11203F01" w14:textId="2A219334" w:rsidR="001C6E71" w:rsidRPr="005A2B67" w:rsidRDefault="001C6E7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All model training and experiments were conducted on a high-performance computing system equipped with a 32-core CPU and accelerated by a single NVIDIA Tesla V100-SXM2 GPU with 16 GB of VRAM. The data preparation workflow was executed within the Google Earth Engine (GEE) cloud platform to handle the large-scale geospatial data. For the input features, a cloud-free Sentinel-2 composite was generated for the year 2022 by filtering the </w:t>
      </w:r>
      <w:r w:rsidRPr="005A2B67">
        <w:rPr>
          <w:rFonts w:ascii="Consolas" w:hAnsi="Consolas" w:cs="Times New Roman"/>
          <w:sz w:val="24"/>
          <w:szCs w:val="24"/>
          <w:lang w:val="en-GB"/>
        </w:rPr>
        <w:t xml:space="preserve">COPERNICUS/S2_SR_HARMONIZED </w:t>
      </w:r>
      <w:r w:rsidRPr="005A2B67">
        <w:rPr>
          <w:rFonts w:ascii="Times New Roman" w:hAnsi="Times New Roman" w:cs="Times New Roman"/>
          <w:sz w:val="24"/>
          <w:szCs w:val="24"/>
          <w:lang w:val="en-GB"/>
        </w:rPr>
        <w:t xml:space="preserve">image collection and applying a per-pixel </w:t>
      </w:r>
      <w:proofErr w:type="gramStart"/>
      <w:r w:rsidRPr="005A2B67">
        <w:rPr>
          <w:rFonts w:ascii="Consolas" w:hAnsi="Consolas" w:cs="Times New Roman"/>
          <w:sz w:val="24"/>
          <w:szCs w:val="24"/>
          <w:lang w:val="en-GB"/>
        </w:rPr>
        <w:t>median(</w:t>
      </w:r>
      <w:proofErr w:type="gramEnd"/>
      <w:r w:rsidRPr="005A2B67">
        <w:rPr>
          <w:rFonts w:ascii="Consolas" w:hAnsi="Consolas" w:cs="Times New Roman"/>
          <w:sz w:val="24"/>
          <w:szCs w:val="24"/>
          <w:lang w:val="en-GB"/>
        </w:rPr>
        <w:t>)</w:t>
      </w:r>
      <w:r w:rsidR="00BB7F1A" w:rsidRPr="005A2B67">
        <w:rPr>
          <w:rFonts w:ascii="Consolas" w:hAnsi="Consolas" w:cs="Times New Roman"/>
          <w:sz w:val="24"/>
          <w:szCs w:val="24"/>
          <w:lang w:val="en-GB"/>
        </w:rPr>
        <w:t xml:space="preserve"> </w:t>
      </w:r>
      <w:r w:rsidRPr="005A2B67">
        <w:rPr>
          <w:rFonts w:ascii="Times New Roman" w:hAnsi="Times New Roman" w:cs="Times New Roman"/>
          <w:sz w:val="24"/>
          <w:szCs w:val="24"/>
          <w:lang w:val="en-GB"/>
        </w:rPr>
        <w:t xml:space="preserve">reducer. This technique synthesizes the time-series into a single, high-quality image, effectively removing clouds and transient atmospheric noise. Concurrently, a corresponding label image was created from the </w:t>
      </w:r>
      <w:r w:rsidRPr="005A2B67">
        <w:rPr>
          <w:rFonts w:ascii="Consolas" w:hAnsi="Consolas" w:cs="Times New Roman"/>
          <w:sz w:val="24"/>
          <w:szCs w:val="24"/>
          <w:lang w:val="en-GB"/>
        </w:rPr>
        <w:t>GOOGLE/DYNAMICWORLD/V1</w:t>
      </w:r>
      <w:r w:rsidRPr="005A2B67">
        <w:rPr>
          <w:rFonts w:ascii="Times New Roman" w:hAnsi="Times New Roman" w:cs="Times New Roman"/>
          <w:sz w:val="24"/>
          <w:szCs w:val="24"/>
          <w:lang w:val="en-GB"/>
        </w:rPr>
        <w:t xml:space="preserve"> collection by applying a </w:t>
      </w:r>
      <w:proofErr w:type="gramStart"/>
      <w:r w:rsidRPr="005A2B67">
        <w:rPr>
          <w:rFonts w:ascii="Consolas" w:hAnsi="Consolas" w:cs="Times New Roman"/>
          <w:sz w:val="24"/>
          <w:szCs w:val="24"/>
          <w:lang w:val="en-GB"/>
        </w:rPr>
        <w:t>mode(</w:t>
      </w:r>
      <w:proofErr w:type="gramEnd"/>
      <w:r w:rsidRPr="005A2B67">
        <w:rPr>
          <w:rFonts w:ascii="Consolas" w:hAnsi="Consolas" w:cs="Times New Roman"/>
          <w:sz w:val="24"/>
          <w:szCs w:val="24"/>
          <w:lang w:val="en-GB"/>
        </w:rPr>
        <w:t>)</w:t>
      </w:r>
      <w:r w:rsidRPr="005A2B67">
        <w:rPr>
          <w:rFonts w:ascii="Times New Roman" w:hAnsi="Times New Roman" w:cs="Times New Roman"/>
          <w:sz w:val="24"/>
          <w:szCs w:val="24"/>
          <w:lang w:val="en-GB"/>
        </w:rPr>
        <w:t xml:space="preserve"> reducer to find the most frequent land cover classification for each pixel over the same period.</w:t>
      </w:r>
    </w:p>
    <w:p w14:paraId="1D1DC66F" w14:textId="5FF5EFA9" w:rsidR="001C6E71" w:rsidRPr="005A2B67" w:rsidRDefault="001C6E7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To prepare this data for the deep learning framework, the Sentinel-2 feature </w:t>
      </w:r>
      <w:proofErr w:type="gramStart"/>
      <w:r w:rsidRPr="005A2B67">
        <w:rPr>
          <w:rFonts w:ascii="Times New Roman" w:hAnsi="Times New Roman" w:cs="Times New Roman"/>
          <w:sz w:val="24"/>
          <w:szCs w:val="24"/>
          <w:lang w:val="en-GB"/>
        </w:rPr>
        <w:t>bands</w:t>
      </w:r>
      <w:proofErr w:type="gramEnd"/>
      <w:r w:rsidRPr="005A2B67">
        <w:rPr>
          <w:rFonts w:ascii="Times New Roman" w:hAnsi="Times New Roman" w:cs="Times New Roman"/>
          <w:sz w:val="24"/>
          <w:szCs w:val="24"/>
          <w:lang w:val="en-GB"/>
        </w:rPr>
        <w:t xml:space="preserve"> and the Dynamic World label band were combined into a single multi-band image stack to ensure perfect pixel-wise alignment. The feature bands were then normalized by dividing their surface reflectance values by 3000, scaling them into a range suitable for neural network processing. The final stacked data was exported from GEE as a set of </w:t>
      </w:r>
      <w:proofErr w:type="spellStart"/>
      <w:r w:rsidRPr="005A2B67">
        <w:rPr>
          <w:rFonts w:ascii="Times New Roman" w:hAnsi="Times New Roman" w:cs="Times New Roman"/>
          <w:sz w:val="24"/>
          <w:szCs w:val="24"/>
          <w:lang w:val="en-GB"/>
        </w:rPr>
        <w:t>TFRecord</w:t>
      </w:r>
      <w:proofErr w:type="spellEnd"/>
      <w:r w:rsidRPr="005A2B67">
        <w:rPr>
          <w:rFonts w:ascii="Times New Roman" w:hAnsi="Times New Roman" w:cs="Times New Roman"/>
          <w:sz w:val="24"/>
          <w:szCs w:val="24"/>
          <w:lang w:val="en-GB"/>
        </w:rPr>
        <w:t xml:space="preserve"> files by partitioning the image into </w:t>
      </w:r>
      <w:commentRangeStart w:id="22"/>
      <w:r w:rsidRPr="005A2B67">
        <w:rPr>
          <w:rFonts w:ascii="Times New Roman" w:hAnsi="Times New Roman" w:cs="Times New Roman"/>
          <w:sz w:val="24"/>
          <w:szCs w:val="24"/>
          <w:lang w:val="en-GB"/>
        </w:rPr>
        <w:t>256</w:t>
      </w:r>
      <w:ins w:id="23" w:author="David Schultz" w:date="2025-08-19T13:05:00Z" w16du:dateUtc="2025-08-19T12:05:00Z">
        <w:r w:rsidR="0024737B" w:rsidRPr="005A2B67">
          <w:rPr>
            <w:rFonts w:ascii="Times New Roman" w:hAnsi="Times New Roman" w:cs="Times New Roman"/>
            <w:sz w:val="24"/>
            <w:szCs w:val="24"/>
            <w:lang w:val="en-GB"/>
          </w:rPr>
          <w:t xml:space="preserve"> </w:t>
        </w:r>
      </w:ins>
      <w:r w:rsidRPr="005A2B67">
        <w:rPr>
          <w:rFonts w:ascii="Times New Roman" w:hAnsi="Times New Roman" w:cs="Times New Roman"/>
          <w:sz w:val="24"/>
          <w:szCs w:val="24"/>
          <w:lang w:val="en-GB"/>
        </w:rPr>
        <w:t>x</w:t>
      </w:r>
      <w:ins w:id="24" w:author="David Schultz" w:date="2025-08-19T13:05:00Z" w16du:dateUtc="2025-08-19T12:05:00Z">
        <w:r w:rsidR="0024737B" w:rsidRPr="005A2B67">
          <w:rPr>
            <w:rFonts w:ascii="Times New Roman" w:hAnsi="Times New Roman" w:cs="Times New Roman"/>
            <w:sz w:val="24"/>
            <w:szCs w:val="24"/>
            <w:lang w:val="en-GB"/>
          </w:rPr>
          <w:t xml:space="preserve"> </w:t>
        </w:r>
      </w:ins>
      <w:r w:rsidRPr="005A2B67">
        <w:rPr>
          <w:rFonts w:ascii="Times New Roman" w:hAnsi="Times New Roman" w:cs="Times New Roman"/>
          <w:sz w:val="24"/>
          <w:szCs w:val="24"/>
          <w:lang w:val="en-GB"/>
        </w:rPr>
        <w:t>256</w:t>
      </w:r>
      <w:commentRangeEnd w:id="22"/>
      <w:r w:rsidR="0024737B" w:rsidRPr="005A2B67">
        <w:rPr>
          <w:rStyle w:val="CommentReference"/>
          <w:sz w:val="24"/>
          <w:szCs w:val="24"/>
          <w:lang w:val="en-GB"/>
        </w:rPr>
        <w:commentReference w:id="22"/>
      </w:r>
      <w:r w:rsidRPr="005A2B67">
        <w:rPr>
          <w:rFonts w:ascii="Times New Roman" w:hAnsi="Times New Roman" w:cs="Times New Roman"/>
          <w:sz w:val="24"/>
          <w:szCs w:val="24"/>
          <w:lang w:val="en-GB"/>
        </w:rPr>
        <w:t xml:space="preserve"> pixel patches. This process yielded a final dataset of 2,279 patches, which was subsequently split into 2,051 for training and 228 for validation.</w:t>
      </w:r>
    </w:p>
    <w:p w14:paraId="1A5250BA" w14:textId="722B88BB" w:rsidR="001C6E71" w:rsidRPr="005A2B67" w:rsidRDefault="001C6E7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A key methodological decision was to remap the nine original Dynamic World classes into four target categories relevant to deforestation analysis: Trees, Grass, Shrub/Scrub, and a consolidated</w:t>
      </w:r>
      <w:r w:rsidR="00504FCE" w:rsidRPr="005A2B67">
        <w:rPr>
          <w:rFonts w:ascii="Times New Roman" w:hAnsi="Times New Roman" w:cs="Times New Roman"/>
          <w:sz w:val="24"/>
          <w:szCs w:val="24"/>
          <w:lang w:val="en-GB"/>
        </w:rPr>
        <w:t xml:space="preserve"> </w:t>
      </w:r>
      <w:proofErr w:type="gramStart"/>
      <w:r w:rsidRPr="005A2B67">
        <w:rPr>
          <w:rFonts w:ascii="Times New Roman" w:hAnsi="Times New Roman" w:cs="Times New Roman"/>
          <w:sz w:val="24"/>
          <w:szCs w:val="24"/>
          <w:lang w:val="en-GB"/>
        </w:rPr>
        <w:t>Other</w:t>
      </w:r>
      <w:proofErr w:type="gramEnd"/>
      <w:r w:rsidR="00504FCE"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 xml:space="preserve">lass. This strategy was adopted to address the class imbalance that caused initial models to fail. To further mitigate the remaining imbalance, class weights were calculated based on the inverse frequency of each of the four classes within the training set. This strategy penalizes the model more heavily for misclassifying less frequent classes, encouraging a more balanced predictive performance. The models were trained for a maximum of 50 epochs with a batch size of 5 and a shuffle buffer of 250, parameters selected after an iterative experimentation process to balance performance, training stability, and the available computational resources. </w:t>
      </w:r>
      <w:r w:rsidR="004E1752" w:rsidRPr="005A2B67">
        <w:rPr>
          <w:rFonts w:ascii="Times New Roman" w:hAnsi="Times New Roman" w:cs="Times New Roman"/>
          <w:sz w:val="24"/>
          <w:szCs w:val="24"/>
          <w:lang w:val="en-GB"/>
        </w:rPr>
        <w:t>The Adam optimizer was used for model compilation with its default learning rate, chosen for its adaptive learning capabilities and robust performance across a wide range of deep learning tasks</w:t>
      </w:r>
      <w:r w:rsidR="00E3223F" w:rsidRPr="005A2B67">
        <w:rPr>
          <w:rFonts w:ascii="Times New Roman" w:hAnsi="Times New Roman" w:cs="Times New Roman"/>
          <w:sz w:val="24"/>
          <w:szCs w:val="24"/>
          <w:lang w:val="en-GB"/>
        </w:rPr>
        <w:t xml:space="preserve"> </w:t>
      </w:r>
      <w:r w:rsidR="00E3223F" w:rsidRPr="005A2B67">
        <w:rPr>
          <w:rFonts w:ascii="Times New Roman" w:hAnsi="Times New Roman" w:cs="Times New Roman"/>
          <w:sz w:val="24"/>
          <w:szCs w:val="24"/>
          <w:lang w:val="en-GB"/>
        </w:rPr>
        <w:fldChar w:fldCharType="begin"/>
      </w:r>
      <w:r w:rsidR="00F57EEB" w:rsidRPr="005A2B67">
        <w:rPr>
          <w:rFonts w:ascii="Times New Roman" w:hAnsi="Times New Roman" w:cs="Times New Roman"/>
          <w:sz w:val="24"/>
          <w:szCs w:val="24"/>
          <w:lang w:val="en-GB"/>
        </w:rPr>
        <w:instrText xml:space="preserve"> ADDIN EN.CITE &lt;EndNote&gt;&lt;Cite&gt;&lt;Author&gt;Kingma&lt;/Author&gt;&lt;Year&gt;2014&lt;/Year&gt;&lt;RecNum&gt;35&lt;/RecNum&gt;&lt;DisplayText&gt;(Kingma and Ba, 2014)&lt;/DisplayText&gt;&lt;record&gt;&lt;rec-number&gt;35&lt;/rec-number&gt;&lt;foreign-keys&gt;&lt;key app="EN" db-id="ddzs05prgtzf9ieftdkvtavhdv2e2td05frt" timestamp="1755104883" guid="9d9208d5-2886-42dd-9b26-a9d0d7559df1"&gt;35&lt;/key&gt;&lt;/foreign-keys&gt;&lt;ref-type name="Journal Article"&gt;17&lt;/ref-type&gt;&lt;contributors&gt;&lt;authors&gt;&lt;author&gt;Kingma, Diederik P.&lt;/author&gt;&lt;author&gt;Ba, Jimmy&lt;/author&gt;&lt;/authors&gt;&lt;/contributors&gt;&lt;titles&gt;&lt;title&gt;Adam: A Method for Stochastic Optimization&lt;/title&gt;&lt;/titles&gt;&lt;dates&gt;&lt;year&gt;2014&lt;/year&gt;&lt;/dates&gt;&lt;urls&gt;&lt;/urls&gt;&lt;electronic-resource-num&gt;10.48550/arxiv.1412.6980&lt;/electronic-resource-num&gt;&lt;/record&gt;&lt;/Cite&gt;&lt;/EndNote&gt;</w:instrText>
      </w:r>
      <w:r w:rsidR="00E3223F" w:rsidRPr="005A2B67">
        <w:rPr>
          <w:rFonts w:ascii="Times New Roman" w:hAnsi="Times New Roman" w:cs="Times New Roman"/>
          <w:sz w:val="24"/>
          <w:szCs w:val="24"/>
          <w:lang w:val="en-GB"/>
        </w:rPr>
        <w:fldChar w:fldCharType="separate"/>
      </w:r>
      <w:r w:rsidR="00E3223F" w:rsidRPr="005A2B67">
        <w:rPr>
          <w:rFonts w:ascii="Times New Roman" w:hAnsi="Times New Roman" w:cs="Times New Roman"/>
          <w:noProof/>
          <w:sz w:val="24"/>
          <w:szCs w:val="24"/>
          <w:lang w:val="en-GB"/>
        </w:rPr>
        <w:t>(Kingma and Ba, 2014)</w:t>
      </w:r>
      <w:r w:rsidR="00E3223F" w:rsidRPr="005A2B67">
        <w:rPr>
          <w:rFonts w:ascii="Times New Roman" w:hAnsi="Times New Roman" w:cs="Times New Roman"/>
          <w:sz w:val="24"/>
          <w:szCs w:val="24"/>
          <w:lang w:val="en-GB"/>
        </w:rPr>
        <w:fldChar w:fldCharType="end"/>
      </w:r>
      <w:r w:rsidR="004E1752"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To manage memory usage during long runs, validation was performed over 15 steps per epoch. The model's performance was monitored using the 4-class Mean Intersection-over-Union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with an early stopping patience of 10 epochs to save the best-performing model.</w:t>
      </w:r>
    </w:p>
    <w:p w14:paraId="7718F5E4" w14:textId="62EFBAD5" w:rsidR="00EC6871" w:rsidRPr="009B5E54" w:rsidRDefault="001C6E71" w:rsidP="005A2B67">
      <w:pPr>
        <w:spacing w:line="360" w:lineRule="auto"/>
        <w:jc w:val="both"/>
        <w:rPr>
          <w:rFonts w:ascii="Times New Roman" w:hAnsi="Times New Roman" w:cs="Times New Roman"/>
          <w:lang w:val="en-GB"/>
        </w:rPr>
      </w:pPr>
      <w:r w:rsidRPr="005A2B67">
        <w:rPr>
          <w:rFonts w:ascii="Times New Roman" w:hAnsi="Times New Roman" w:cs="Times New Roman"/>
          <w:sz w:val="24"/>
          <w:szCs w:val="24"/>
          <w:lang w:val="en-GB"/>
        </w:rPr>
        <w:lastRenderedPageBreak/>
        <w:t>For the final analysis, the model's primary 4-class output was reclassified in a post-processing step to generate a binary Forest vs. Non-Forest map. In this binary scheme, the 'Trees' class was designated as 'Forest', while the 'Grass', 'Shrub/Scrub', and 'Other' classes were aggregated into a '</w:t>
      </w:r>
      <w:proofErr w:type="gramStart"/>
      <w:r w:rsidRPr="005A2B67">
        <w:rPr>
          <w:rFonts w:ascii="Times New Roman" w:hAnsi="Times New Roman" w:cs="Times New Roman"/>
          <w:sz w:val="24"/>
          <w:szCs w:val="24"/>
          <w:lang w:val="en-GB"/>
        </w:rPr>
        <w:t>Non-Forest</w:t>
      </w:r>
      <w:proofErr w:type="gramEnd"/>
      <w:r w:rsidRPr="005A2B67">
        <w:rPr>
          <w:rFonts w:ascii="Times New Roman" w:hAnsi="Times New Roman" w:cs="Times New Roman"/>
          <w:sz w:val="24"/>
          <w:szCs w:val="24"/>
          <w:lang w:val="en-GB"/>
        </w:rPr>
        <w:t>' category. This two-stage evaluation allows the model to learn from a more nuanced ecological context while providing a final, focused assessment of its efficacy for the ultimate goal of deforestation monitoring. The same data preparation workflow was used to generate two additional inference datasets for the years 2021 and 2023 to serve as the "before" and "after" snapshots for the change detection analysis.</w:t>
      </w:r>
      <w:r w:rsidR="00EC6871" w:rsidRPr="009B5E54">
        <w:rPr>
          <w:rFonts w:ascii="Times New Roman" w:hAnsi="Times New Roman" w:cs="Times New Roman"/>
          <w:lang w:val="en-GB"/>
        </w:rPr>
        <w:br w:type="page"/>
      </w:r>
    </w:p>
    <w:p w14:paraId="12687C48" w14:textId="085EA202" w:rsidR="00EE3189" w:rsidRPr="00C67254" w:rsidRDefault="00EE3189" w:rsidP="00346411">
      <w:pPr>
        <w:pStyle w:val="Heading1"/>
        <w:numPr>
          <w:ilvl w:val="0"/>
          <w:numId w:val="27"/>
        </w:numPr>
        <w:rPr>
          <w:b/>
          <w:bCs/>
          <w:lang w:val="en-GB"/>
        </w:rPr>
      </w:pPr>
      <w:bookmarkStart w:id="25" w:name="_Toc207365456"/>
      <w:r w:rsidRPr="00C67254">
        <w:rPr>
          <w:b/>
          <w:bCs/>
          <w:lang w:val="en-GB"/>
        </w:rPr>
        <w:lastRenderedPageBreak/>
        <w:t>RESULTS</w:t>
      </w:r>
      <w:bookmarkEnd w:id="25"/>
    </w:p>
    <w:p w14:paraId="745A0D3E" w14:textId="77777777" w:rsidR="00436E56" w:rsidRPr="009B5E54" w:rsidRDefault="00436E56" w:rsidP="00436E56">
      <w:pPr>
        <w:pStyle w:val="ListParagraph"/>
        <w:ind w:left="1080"/>
        <w:rPr>
          <w:rFonts w:ascii="Times New Roman" w:hAnsi="Times New Roman" w:cs="Times New Roman"/>
          <w:lang w:val="en-GB"/>
        </w:rPr>
      </w:pPr>
    </w:p>
    <w:p w14:paraId="746E78CF" w14:textId="11A4826A" w:rsidR="00D30E51" w:rsidRPr="005A2B67" w:rsidRDefault="00D30E5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This section presents the empirical outcomes of the study, beginning with the training performance of the implemented deep learning models, followed by an evaluation of their predictive accuracy, and culminating in the application of the best-performing model to the change detection analysis.</w:t>
      </w:r>
    </w:p>
    <w:p w14:paraId="4D1D80A1" w14:textId="10A864B5" w:rsidR="00D30E51" w:rsidRPr="00851560" w:rsidRDefault="00851560" w:rsidP="005A2B67">
      <w:pPr>
        <w:pStyle w:val="Heading2"/>
        <w:spacing w:line="360" w:lineRule="auto"/>
        <w:ind w:left="0"/>
        <w:rPr>
          <w:b/>
          <w:bCs/>
          <w:i w:val="0"/>
          <w:iCs/>
          <w:szCs w:val="24"/>
          <w:lang w:val="en-GB"/>
        </w:rPr>
      </w:pPr>
      <w:bookmarkStart w:id="26" w:name="_Toc207365457"/>
      <w:r w:rsidRPr="00851560">
        <w:rPr>
          <w:b/>
          <w:bCs/>
          <w:i w:val="0"/>
          <w:iCs/>
          <w:szCs w:val="24"/>
          <w:lang w:val="en-GB"/>
        </w:rPr>
        <w:t>3.1 MODEL TRAINING AND PERFORMANCE COMPARISON</w:t>
      </w:r>
      <w:bookmarkEnd w:id="26"/>
    </w:p>
    <w:p w14:paraId="7FDC7BD3" w14:textId="77777777" w:rsidR="00D30E51" w:rsidRPr="005A2B67" w:rsidRDefault="00D30E5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The U-Net and Attention U-Net models were trained for a maximum of 50 epochs on the 4-class land cover problem. The training process was monitored using the validation Mean Intersection-over-Union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as the primary performance metric, with an early stopping mechanism to prevent overfitting and select the best-performing model weights.</w:t>
      </w:r>
    </w:p>
    <w:p w14:paraId="66F056FE" w14:textId="430EF346" w:rsidR="00D30E51" w:rsidRPr="005A2B67" w:rsidRDefault="00D30E5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Figure 3 presents the learning curves for both models, illustrating the validation loss and validation Mean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xml:space="preserve"> over the course of training. The standard U-Net model trained for 32 epochs before early stopping was triggered, achieving a peak validation Mean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xml:space="preserve"> of 0.609 at epoch 22. In contrast, the Attention U-Net demonstrated a more stable training progression, training for 40 epochs and reaching a significantly higher peak validation Mean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xml:space="preserve"> of 0.674 at epoch 30. This suggests that the attention mechanism provided a tangible benefit, enabling the model to learn more effectively from the nuanced 4-class data. </w:t>
      </w:r>
      <w:r w:rsidR="002C2DD3" w:rsidRPr="005A2B67">
        <w:rPr>
          <w:rFonts w:ascii="Times New Roman" w:hAnsi="Times New Roman" w:cs="Times New Roman"/>
          <w:sz w:val="24"/>
          <w:szCs w:val="24"/>
          <w:lang w:val="en-GB"/>
        </w:rPr>
        <w:t>The validation loss curves for both architectures show a consistent downward trend without diverging from the training loss, which indicates that both models were successfully optimi</w:t>
      </w:r>
      <w:r w:rsidR="003D61D7" w:rsidRPr="005A2B67">
        <w:rPr>
          <w:rFonts w:ascii="Times New Roman" w:hAnsi="Times New Roman" w:cs="Times New Roman"/>
          <w:sz w:val="24"/>
          <w:szCs w:val="24"/>
          <w:lang w:val="en-GB"/>
        </w:rPr>
        <w:t>s</w:t>
      </w:r>
      <w:r w:rsidR="002C2DD3" w:rsidRPr="005A2B67">
        <w:rPr>
          <w:rFonts w:ascii="Times New Roman" w:hAnsi="Times New Roman" w:cs="Times New Roman"/>
          <w:sz w:val="24"/>
          <w:szCs w:val="24"/>
          <w:lang w:val="en-GB"/>
        </w:rPr>
        <w:t xml:space="preserve">ed without significant overfitting. Despite this, the Attention U-Net consistently maintained a higher </w:t>
      </w:r>
      <w:proofErr w:type="spellStart"/>
      <w:r w:rsidR="002C2DD3" w:rsidRPr="005A2B67">
        <w:rPr>
          <w:rFonts w:ascii="Times New Roman" w:hAnsi="Times New Roman" w:cs="Times New Roman"/>
          <w:sz w:val="24"/>
          <w:szCs w:val="24"/>
          <w:lang w:val="en-GB"/>
        </w:rPr>
        <w:t>IoU</w:t>
      </w:r>
      <w:proofErr w:type="spellEnd"/>
      <w:r w:rsidR="002C2DD3" w:rsidRPr="005A2B67">
        <w:rPr>
          <w:rFonts w:ascii="Times New Roman" w:hAnsi="Times New Roman" w:cs="Times New Roman"/>
          <w:sz w:val="24"/>
          <w:szCs w:val="24"/>
          <w:lang w:val="en-GB"/>
        </w:rPr>
        <w:t xml:space="preserve"> score throughout the later stages of training, suggesting that the attention mechanism provided a tangible benefit in learning the nuanced 4-class data and confirming its </w:t>
      </w:r>
      <w:r w:rsidR="003D61D7" w:rsidRPr="005A2B67">
        <w:rPr>
          <w:rFonts w:ascii="Times New Roman" w:hAnsi="Times New Roman" w:cs="Times New Roman"/>
          <w:sz w:val="24"/>
          <w:szCs w:val="24"/>
          <w:lang w:val="en-GB"/>
        </w:rPr>
        <w:t>better</w:t>
      </w:r>
      <w:r w:rsidR="002C2DD3" w:rsidRPr="005A2B67">
        <w:rPr>
          <w:rFonts w:ascii="Times New Roman" w:hAnsi="Times New Roman" w:cs="Times New Roman"/>
          <w:sz w:val="24"/>
          <w:szCs w:val="24"/>
          <w:lang w:val="en-GB"/>
        </w:rPr>
        <w:t xml:space="preserve"> performance on the primary multi-class segmentation task.</w:t>
      </w:r>
      <w:commentRangeStart w:id="27"/>
    </w:p>
    <w:commentRangeEnd w:id="27"/>
    <w:p w14:paraId="204212D5" w14:textId="3F094A5B" w:rsidR="00D30E51" w:rsidRPr="009B5E54" w:rsidRDefault="00706E9C" w:rsidP="00D97040">
      <w:pPr>
        <w:jc w:val="center"/>
        <w:rPr>
          <w:rFonts w:ascii="Times New Roman" w:hAnsi="Times New Roman" w:cs="Times New Roman"/>
          <w:lang w:val="en-GB"/>
        </w:rPr>
      </w:pPr>
      <w:r w:rsidRPr="009B5E54">
        <w:rPr>
          <w:noProof/>
          <w:sz w:val="16"/>
          <w:szCs w:val="16"/>
          <w:lang w:val="en-GB"/>
        </w:rPr>
        <w:lastRenderedPageBreak/>
        <w:drawing>
          <wp:inline distT="0" distB="0" distL="0" distR="0" wp14:anchorId="62765BD3" wp14:editId="17FEEE8F">
            <wp:extent cx="5365500" cy="3525982"/>
            <wp:effectExtent l="0" t="0" r="6985" b="0"/>
            <wp:docPr id="621593998" name="Picture 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93998" name="Picture 2" descr="A graph of a graph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5376" cy="3532472"/>
                    </a:xfrm>
                    <a:prstGeom prst="rect">
                      <a:avLst/>
                    </a:prstGeom>
                  </pic:spPr>
                </pic:pic>
              </a:graphicData>
            </a:graphic>
          </wp:inline>
        </w:drawing>
      </w:r>
      <w:r w:rsidR="00471420" w:rsidRPr="009B5E54">
        <w:rPr>
          <w:rStyle w:val="CommentReference"/>
          <w:lang w:val="en-GB"/>
        </w:rPr>
        <w:commentReference w:id="27"/>
      </w:r>
    </w:p>
    <w:p w14:paraId="78A9EA43" w14:textId="7958D191" w:rsidR="00D97040" w:rsidRPr="00A85C83" w:rsidRDefault="00E1001D" w:rsidP="00A85C83">
      <w:pPr>
        <w:pStyle w:val="Caption"/>
        <w:jc w:val="both"/>
        <w:rPr>
          <w:rFonts w:ascii="Times New Roman" w:hAnsi="Times New Roman" w:cs="Times New Roman"/>
          <w:i w:val="0"/>
          <w:iCs w:val="0"/>
          <w:color w:val="auto"/>
          <w:sz w:val="28"/>
          <w:szCs w:val="28"/>
          <w:lang w:val="en-GB"/>
        </w:rPr>
      </w:pPr>
      <w:bookmarkStart w:id="28" w:name="_Toc207329581"/>
      <w:r w:rsidRPr="00A85C83">
        <w:rPr>
          <w:rFonts w:ascii="Times New Roman" w:hAnsi="Times New Roman" w:cs="Times New Roman"/>
          <w:b/>
          <w:bCs/>
          <w:i w:val="0"/>
          <w:iCs w:val="0"/>
          <w:color w:val="auto"/>
          <w:sz w:val="22"/>
          <w:szCs w:val="22"/>
          <w:lang w:val="en-GB"/>
        </w:rPr>
        <w:t xml:space="preserve">Figure </w:t>
      </w:r>
      <w:r w:rsidRPr="00A85C83">
        <w:rPr>
          <w:rFonts w:ascii="Times New Roman" w:hAnsi="Times New Roman" w:cs="Times New Roman"/>
          <w:b/>
          <w:bCs/>
          <w:i w:val="0"/>
          <w:iCs w:val="0"/>
          <w:color w:val="auto"/>
          <w:sz w:val="22"/>
          <w:szCs w:val="22"/>
        </w:rPr>
        <w:fldChar w:fldCharType="begin"/>
      </w:r>
      <w:r w:rsidRPr="00A85C83">
        <w:rPr>
          <w:rFonts w:ascii="Times New Roman" w:hAnsi="Times New Roman" w:cs="Times New Roman"/>
          <w:b/>
          <w:bCs/>
          <w:i w:val="0"/>
          <w:iCs w:val="0"/>
          <w:color w:val="auto"/>
          <w:sz w:val="22"/>
          <w:szCs w:val="22"/>
          <w:lang w:val="en-GB"/>
        </w:rPr>
        <w:instrText xml:space="preserve"> SEQ Figure \* ARABIC </w:instrText>
      </w:r>
      <w:r w:rsidRPr="00A85C83">
        <w:rPr>
          <w:rFonts w:ascii="Times New Roman" w:hAnsi="Times New Roman" w:cs="Times New Roman"/>
          <w:b/>
          <w:bCs/>
          <w:i w:val="0"/>
          <w:iCs w:val="0"/>
          <w:color w:val="auto"/>
          <w:sz w:val="22"/>
          <w:szCs w:val="22"/>
        </w:rPr>
        <w:fldChar w:fldCharType="separate"/>
      </w:r>
      <w:r w:rsidR="004438A9">
        <w:rPr>
          <w:rFonts w:ascii="Times New Roman" w:hAnsi="Times New Roman" w:cs="Times New Roman"/>
          <w:b/>
          <w:bCs/>
          <w:i w:val="0"/>
          <w:iCs w:val="0"/>
          <w:noProof/>
          <w:color w:val="auto"/>
          <w:sz w:val="22"/>
          <w:szCs w:val="22"/>
          <w:lang w:val="en-GB"/>
        </w:rPr>
        <w:t>3</w:t>
      </w:r>
      <w:r w:rsidRPr="00A85C83">
        <w:rPr>
          <w:rFonts w:ascii="Times New Roman" w:hAnsi="Times New Roman" w:cs="Times New Roman"/>
          <w:b/>
          <w:bCs/>
          <w:i w:val="0"/>
          <w:iCs w:val="0"/>
          <w:color w:val="auto"/>
          <w:sz w:val="22"/>
          <w:szCs w:val="22"/>
        </w:rPr>
        <w:fldChar w:fldCharType="end"/>
      </w:r>
      <w:r w:rsidRPr="00A85C83">
        <w:rPr>
          <w:rFonts w:ascii="Times New Roman" w:hAnsi="Times New Roman" w:cs="Times New Roman"/>
          <w:b/>
          <w:bCs/>
          <w:i w:val="0"/>
          <w:iCs w:val="0"/>
          <w:color w:val="auto"/>
          <w:sz w:val="22"/>
          <w:szCs w:val="22"/>
          <w:lang w:val="en-GB"/>
        </w:rPr>
        <w:t>.</w:t>
      </w:r>
      <w:r w:rsidRPr="00A85C83">
        <w:rPr>
          <w:rFonts w:ascii="Times New Roman" w:hAnsi="Times New Roman" w:cs="Times New Roman"/>
          <w:i w:val="0"/>
          <w:iCs w:val="0"/>
          <w:color w:val="auto"/>
          <w:sz w:val="22"/>
          <w:szCs w:val="22"/>
          <w:lang w:val="en-GB"/>
        </w:rPr>
        <w:t xml:space="preserve"> Comparison of training and validation learning curves for the standard U-Net and Attention U-Net models on the 4-class land cover task. (a) Training and validation loss for the U-Net. (b) Training and validation Mean </w:t>
      </w:r>
      <w:proofErr w:type="spellStart"/>
      <w:r w:rsidRPr="00A85C83">
        <w:rPr>
          <w:rFonts w:ascii="Times New Roman" w:hAnsi="Times New Roman" w:cs="Times New Roman"/>
          <w:i w:val="0"/>
          <w:iCs w:val="0"/>
          <w:color w:val="auto"/>
          <w:sz w:val="22"/>
          <w:szCs w:val="22"/>
          <w:lang w:val="en-GB"/>
        </w:rPr>
        <w:t>IoU</w:t>
      </w:r>
      <w:proofErr w:type="spellEnd"/>
      <w:r w:rsidRPr="00A85C83">
        <w:rPr>
          <w:rFonts w:ascii="Times New Roman" w:hAnsi="Times New Roman" w:cs="Times New Roman"/>
          <w:i w:val="0"/>
          <w:iCs w:val="0"/>
          <w:color w:val="auto"/>
          <w:sz w:val="22"/>
          <w:szCs w:val="22"/>
          <w:lang w:val="en-GB"/>
        </w:rPr>
        <w:t xml:space="preserve"> for the U-Net. </w:t>
      </w:r>
      <w:r w:rsidRPr="00B279F0">
        <w:rPr>
          <w:rFonts w:ascii="Times New Roman" w:hAnsi="Times New Roman" w:cs="Times New Roman"/>
          <w:i w:val="0"/>
          <w:iCs w:val="0"/>
          <w:color w:val="auto"/>
          <w:sz w:val="22"/>
          <w:szCs w:val="22"/>
          <w:lang w:val="en-GB"/>
        </w:rPr>
        <w:t>(c) Training and</w:t>
      </w:r>
      <w:bookmarkEnd w:id="28"/>
    </w:p>
    <w:p w14:paraId="63515963" w14:textId="52C89E58" w:rsidR="00D97040" w:rsidRPr="00851560" w:rsidRDefault="00851560" w:rsidP="005A2B67">
      <w:pPr>
        <w:pStyle w:val="Heading2"/>
        <w:spacing w:line="360" w:lineRule="auto"/>
        <w:ind w:left="0"/>
        <w:rPr>
          <w:b/>
          <w:bCs/>
          <w:i w:val="0"/>
          <w:iCs/>
          <w:szCs w:val="24"/>
          <w:lang w:val="en-GB"/>
        </w:rPr>
      </w:pPr>
      <w:bookmarkStart w:id="29" w:name="_Toc207365458"/>
      <w:r w:rsidRPr="00851560">
        <w:rPr>
          <w:b/>
          <w:bCs/>
          <w:i w:val="0"/>
          <w:iCs/>
          <w:szCs w:val="24"/>
          <w:lang w:val="en-GB"/>
        </w:rPr>
        <w:t>3.2 SEGMENTATION PERFORMANCE EVALUATION</w:t>
      </w:r>
      <w:bookmarkEnd w:id="29"/>
    </w:p>
    <w:p w14:paraId="42DF0A93" w14:textId="77777777" w:rsidR="00D97040" w:rsidRPr="005A2B67" w:rsidRDefault="00D97040"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Following training, the best saved models were evaluated on the held-out validation dataset. The primary goal of this evaluation was to assess the models' practical performance on the ultimate binary task of distinguishing "Forest" from "Non-Forest" areas. The models' 4-class predictions were reclassified into this binary scheme for the final analysis.</w:t>
      </w:r>
    </w:p>
    <w:p w14:paraId="54A5CA97" w14:textId="68AAA3C8" w:rsidR="00FA6EFC" w:rsidRPr="005A2B67" w:rsidRDefault="00D97040"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Table 1 provides a comparison of the binary classification metrics for both architectures. The Attention U-Net emerged as the superior model, achieving a higher overall pixel accuracy (93.47%) and a better-balanced F1-score for the "Forest" class (0.93). While the standard U-Net achieved an exceptionally high precision of 0.99 for the "Forest" class, this came at the cost of a significantly lower recall (0.85). The Attention U-Net demonstrated a more balanced and desirable performance, with a high precision of 0.96 and a substantially better recall of 0.90. For the goal of deforestation monitoring, where</w:t>
      </w:r>
      <w:r w:rsidR="00413478"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identifying all forest areas is critical, the Attention U-Net's higher recall makes it the more effective and reliable tool.</w:t>
      </w:r>
    </w:p>
    <w:p w14:paraId="4CFD1D2E" w14:textId="7806CE9C" w:rsidR="00436E56" w:rsidRPr="00A85C83" w:rsidRDefault="00A85C83" w:rsidP="00A85C83">
      <w:pPr>
        <w:pStyle w:val="Caption"/>
        <w:rPr>
          <w:rFonts w:ascii="Times New Roman" w:hAnsi="Times New Roman" w:cs="Times New Roman"/>
          <w:i w:val="0"/>
          <w:iCs w:val="0"/>
          <w:color w:val="auto"/>
          <w:sz w:val="22"/>
          <w:szCs w:val="22"/>
          <w:lang w:val="en-GB"/>
        </w:rPr>
      </w:pPr>
      <w:bookmarkStart w:id="30" w:name="_Toc207329835"/>
      <w:bookmarkStart w:id="31" w:name="_Toc207329879"/>
      <w:r w:rsidRPr="00A85C83">
        <w:rPr>
          <w:rFonts w:ascii="Times New Roman" w:hAnsi="Times New Roman" w:cs="Times New Roman"/>
          <w:b/>
          <w:bCs/>
          <w:i w:val="0"/>
          <w:iCs w:val="0"/>
          <w:color w:val="auto"/>
          <w:sz w:val="22"/>
          <w:szCs w:val="22"/>
          <w:lang w:val="en-GB"/>
        </w:rPr>
        <w:t xml:space="preserve">Table </w:t>
      </w:r>
      <w:r w:rsidRPr="00A85C83">
        <w:rPr>
          <w:rFonts w:ascii="Times New Roman" w:hAnsi="Times New Roman" w:cs="Times New Roman"/>
          <w:b/>
          <w:bCs/>
          <w:i w:val="0"/>
          <w:iCs w:val="0"/>
          <w:color w:val="auto"/>
          <w:sz w:val="22"/>
          <w:szCs w:val="22"/>
        </w:rPr>
        <w:fldChar w:fldCharType="begin"/>
      </w:r>
      <w:r w:rsidRPr="00A85C83">
        <w:rPr>
          <w:rFonts w:ascii="Times New Roman" w:hAnsi="Times New Roman" w:cs="Times New Roman"/>
          <w:b/>
          <w:bCs/>
          <w:i w:val="0"/>
          <w:iCs w:val="0"/>
          <w:color w:val="auto"/>
          <w:sz w:val="22"/>
          <w:szCs w:val="22"/>
          <w:lang w:val="en-GB"/>
        </w:rPr>
        <w:instrText xml:space="preserve"> SEQ Table \* ARABIC </w:instrText>
      </w:r>
      <w:r w:rsidRPr="00A85C83">
        <w:rPr>
          <w:rFonts w:ascii="Times New Roman" w:hAnsi="Times New Roman" w:cs="Times New Roman"/>
          <w:b/>
          <w:bCs/>
          <w:i w:val="0"/>
          <w:iCs w:val="0"/>
          <w:color w:val="auto"/>
          <w:sz w:val="22"/>
          <w:szCs w:val="22"/>
        </w:rPr>
        <w:fldChar w:fldCharType="separate"/>
      </w:r>
      <w:r w:rsidR="004438A9">
        <w:rPr>
          <w:rFonts w:ascii="Times New Roman" w:hAnsi="Times New Roman" w:cs="Times New Roman"/>
          <w:b/>
          <w:bCs/>
          <w:i w:val="0"/>
          <w:iCs w:val="0"/>
          <w:noProof/>
          <w:color w:val="auto"/>
          <w:sz w:val="22"/>
          <w:szCs w:val="22"/>
          <w:lang w:val="en-GB"/>
        </w:rPr>
        <w:t>1</w:t>
      </w:r>
      <w:r w:rsidRPr="00A85C83">
        <w:rPr>
          <w:rFonts w:ascii="Times New Roman" w:hAnsi="Times New Roman" w:cs="Times New Roman"/>
          <w:b/>
          <w:bCs/>
          <w:i w:val="0"/>
          <w:iCs w:val="0"/>
          <w:color w:val="auto"/>
          <w:sz w:val="22"/>
          <w:szCs w:val="22"/>
        </w:rPr>
        <w:fldChar w:fldCharType="end"/>
      </w:r>
      <w:r w:rsidRPr="00A85C83">
        <w:rPr>
          <w:rFonts w:ascii="Times New Roman" w:hAnsi="Times New Roman" w:cs="Times New Roman"/>
          <w:b/>
          <w:bCs/>
          <w:i w:val="0"/>
          <w:iCs w:val="0"/>
          <w:color w:val="auto"/>
          <w:sz w:val="22"/>
          <w:szCs w:val="22"/>
          <w:lang w:val="en-GB"/>
        </w:rPr>
        <w:t>.</w:t>
      </w:r>
      <w:r w:rsidRPr="00A85C83">
        <w:rPr>
          <w:rFonts w:ascii="Times New Roman" w:hAnsi="Times New Roman" w:cs="Times New Roman"/>
          <w:i w:val="0"/>
          <w:iCs w:val="0"/>
          <w:color w:val="auto"/>
          <w:sz w:val="22"/>
          <w:szCs w:val="22"/>
          <w:lang w:val="en-GB"/>
        </w:rPr>
        <w:t xml:space="preserve"> Binary classification performance metrics for the U-Net and Attention U-Net models on the validation set. Metrics are reported for the "Forest" class.</w:t>
      </w:r>
      <w:bookmarkEnd w:id="30"/>
      <w:bookmarkEnd w:id="31"/>
    </w:p>
    <w:p w14:paraId="33BBDD7B" w14:textId="77777777" w:rsidR="00436E56" w:rsidRPr="009B5E54" w:rsidRDefault="00436E56" w:rsidP="00D97040">
      <w:pPr>
        <w:jc w:val="both"/>
        <w:rPr>
          <w:rFonts w:ascii="Times New Roman" w:hAnsi="Times New Roman" w:cs="Times New Roman"/>
          <w:lang w:val="en-GB"/>
        </w:rPr>
      </w:pPr>
    </w:p>
    <w:tbl>
      <w:tblPr>
        <w:tblStyle w:val="PlainTable2"/>
        <w:tblW w:w="7655" w:type="dxa"/>
        <w:jc w:val="center"/>
        <w:tblLook w:val="04A0" w:firstRow="1" w:lastRow="0" w:firstColumn="1" w:lastColumn="0" w:noHBand="0" w:noVBand="1"/>
      </w:tblPr>
      <w:tblGrid>
        <w:gridCol w:w="1954"/>
        <w:gridCol w:w="1159"/>
        <w:gridCol w:w="1282"/>
        <w:gridCol w:w="1134"/>
        <w:gridCol w:w="2126"/>
      </w:tblGrid>
      <w:tr w:rsidR="00436E56" w:rsidRPr="005A2B67" w14:paraId="117CC383" w14:textId="77777777" w:rsidTr="005A2B67">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54" w:type="dxa"/>
            <w:tcBorders>
              <w:top w:val="single" w:sz="12" w:space="0" w:color="auto"/>
            </w:tcBorders>
            <w:vAlign w:val="center"/>
            <w:hideMark/>
          </w:tcPr>
          <w:p w14:paraId="17AAF4B8" w14:textId="77777777" w:rsidR="00436E56" w:rsidRPr="005A2B67" w:rsidRDefault="00436E56" w:rsidP="00436E56">
            <w:pPr>
              <w:spacing w:after="160" w:line="259" w:lineRule="auto"/>
              <w:jc w:val="center"/>
              <w:rPr>
                <w:rFonts w:ascii="Times New Roman" w:hAnsi="Times New Roman" w:cs="Times New Roman"/>
                <w:sz w:val="24"/>
                <w:szCs w:val="24"/>
                <w:lang w:val="en-GB"/>
              </w:rPr>
            </w:pPr>
            <w:r w:rsidRPr="005A2B67">
              <w:rPr>
                <w:rFonts w:ascii="Times New Roman" w:hAnsi="Times New Roman" w:cs="Times New Roman"/>
                <w:sz w:val="24"/>
                <w:szCs w:val="24"/>
                <w:lang w:val="en-GB"/>
              </w:rPr>
              <w:lastRenderedPageBreak/>
              <w:t>Model</w:t>
            </w:r>
          </w:p>
        </w:tc>
        <w:tc>
          <w:tcPr>
            <w:tcW w:w="0" w:type="auto"/>
            <w:tcBorders>
              <w:top w:val="single" w:sz="12" w:space="0" w:color="auto"/>
            </w:tcBorders>
            <w:vAlign w:val="center"/>
            <w:hideMark/>
          </w:tcPr>
          <w:p w14:paraId="147B01DA" w14:textId="77777777" w:rsidR="00436E56" w:rsidRPr="005A2B67"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Precision</w:t>
            </w:r>
          </w:p>
        </w:tc>
        <w:tc>
          <w:tcPr>
            <w:tcW w:w="1282" w:type="dxa"/>
            <w:tcBorders>
              <w:top w:val="single" w:sz="12" w:space="0" w:color="auto"/>
            </w:tcBorders>
            <w:vAlign w:val="center"/>
            <w:hideMark/>
          </w:tcPr>
          <w:p w14:paraId="4E02B4DA" w14:textId="77777777" w:rsidR="00436E56" w:rsidRPr="005A2B67"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Recall</w:t>
            </w:r>
          </w:p>
        </w:tc>
        <w:tc>
          <w:tcPr>
            <w:tcW w:w="1134" w:type="dxa"/>
            <w:tcBorders>
              <w:top w:val="single" w:sz="12" w:space="0" w:color="auto"/>
            </w:tcBorders>
            <w:vAlign w:val="center"/>
            <w:hideMark/>
          </w:tcPr>
          <w:p w14:paraId="58E0F2EC" w14:textId="77777777" w:rsidR="00436E56" w:rsidRPr="005A2B67"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F1-Score</w:t>
            </w:r>
          </w:p>
        </w:tc>
        <w:tc>
          <w:tcPr>
            <w:tcW w:w="2126" w:type="dxa"/>
            <w:tcBorders>
              <w:top w:val="single" w:sz="12" w:space="0" w:color="auto"/>
            </w:tcBorders>
            <w:vAlign w:val="center"/>
            <w:hideMark/>
          </w:tcPr>
          <w:p w14:paraId="48D43EDF" w14:textId="77777777" w:rsidR="00436E56" w:rsidRPr="005A2B67"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Overall Accuracy</w:t>
            </w:r>
          </w:p>
        </w:tc>
      </w:tr>
      <w:tr w:rsidR="00436E56" w:rsidRPr="005A2B67" w14:paraId="4670B89A" w14:textId="77777777" w:rsidTr="005A2B67">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1954" w:type="dxa"/>
            <w:tcBorders>
              <w:bottom w:val="single" w:sz="12" w:space="0" w:color="auto"/>
            </w:tcBorders>
            <w:hideMark/>
          </w:tcPr>
          <w:p w14:paraId="39B6E1DD" w14:textId="77777777" w:rsidR="00436E56" w:rsidRPr="005A2B67" w:rsidRDefault="00436E56" w:rsidP="00436E56">
            <w:pPr>
              <w:spacing w:after="160" w:line="259" w:lineRule="auto"/>
              <w:jc w:val="center"/>
              <w:rPr>
                <w:rFonts w:ascii="Times New Roman" w:hAnsi="Times New Roman" w:cs="Times New Roman"/>
                <w:sz w:val="24"/>
                <w:szCs w:val="24"/>
                <w:lang w:val="en-GB"/>
              </w:rPr>
            </w:pPr>
            <w:r w:rsidRPr="005A2B67">
              <w:rPr>
                <w:rFonts w:ascii="Times New Roman" w:hAnsi="Times New Roman" w:cs="Times New Roman"/>
                <w:b w:val="0"/>
                <w:bCs w:val="0"/>
                <w:sz w:val="24"/>
                <w:szCs w:val="24"/>
                <w:lang w:val="en-GB"/>
              </w:rPr>
              <w:t>U-Net</w:t>
            </w:r>
          </w:p>
          <w:p w14:paraId="7A652B8A" w14:textId="38039E32" w:rsidR="00436E56" w:rsidRPr="005A2B67" w:rsidRDefault="00436E56" w:rsidP="00436E56">
            <w:pPr>
              <w:spacing w:after="160" w:line="259" w:lineRule="auto"/>
              <w:jc w:val="center"/>
              <w:rPr>
                <w:rFonts w:ascii="Times New Roman" w:hAnsi="Times New Roman" w:cs="Times New Roman"/>
                <w:b w:val="0"/>
                <w:bCs w:val="0"/>
                <w:sz w:val="24"/>
                <w:szCs w:val="24"/>
                <w:lang w:val="en-GB"/>
              </w:rPr>
            </w:pPr>
            <w:r w:rsidRPr="005A2B67">
              <w:rPr>
                <w:rFonts w:ascii="Times New Roman" w:hAnsi="Times New Roman" w:cs="Times New Roman"/>
                <w:b w:val="0"/>
                <w:bCs w:val="0"/>
                <w:sz w:val="24"/>
                <w:szCs w:val="24"/>
                <w:lang w:val="en-GB"/>
              </w:rPr>
              <w:t>Attention U-Net</w:t>
            </w:r>
          </w:p>
        </w:tc>
        <w:tc>
          <w:tcPr>
            <w:tcW w:w="0" w:type="auto"/>
            <w:tcBorders>
              <w:bottom w:val="single" w:sz="12" w:space="0" w:color="auto"/>
            </w:tcBorders>
            <w:hideMark/>
          </w:tcPr>
          <w:p w14:paraId="43386486" w14:textId="7777777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0.99</w:t>
            </w:r>
          </w:p>
          <w:p w14:paraId="16443AC1" w14:textId="65753435"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0.96</w:t>
            </w:r>
          </w:p>
        </w:tc>
        <w:tc>
          <w:tcPr>
            <w:tcW w:w="1282" w:type="dxa"/>
            <w:tcBorders>
              <w:bottom w:val="single" w:sz="12" w:space="0" w:color="auto"/>
            </w:tcBorders>
            <w:hideMark/>
          </w:tcPr>
          <w:p w14:paraId="33C268CA" w14:textId="7777777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0.85</w:t>
            </w:r>
          </w:p>
          <w:p w14:paraId="528ECE10" w14:textId="443AED3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0.90</w:t>
            </w:r>
          </w:p>
        </w:tc>
        <w:tc>
          <w:tcPr>
            <w:tcW w:w="1134" w:type="dxa"/>
            <w:tcBorders>
              <w:bottom w:val="single" w:sz="12" w:space="0" w:color="auto"/>
            </w:tcBorders>
            <w:hideMark/>
          </w:tcPr>
          <w:p w14:paraId="2E074B7F" w14:textId="7777777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0.91</w:t>
            </w:r>
          </w:p>
          <w:p w14:paraId="4B840E62" w14:textId="68E811C3"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0.93</w:t>
            </w:r>
          </w:p>
        </w:tc>
        <w:tc>
          <w:tcPr>
            <w:tcW w:w="2126" w:type="dxa"/>
            <w:tcBorders>
              <w:bottom w:val="single" w:sz="12" w:space="0" w:color="auto"/>
            </w:tcBorders>
            <w:hideMark/>
          </w:tcPr>
          <w:p w14:paraId="2F7DBD1E" w14:textId="7777777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92.07%</w:t>
            </w:r>
          </w:p>
          <w:p w14:paraId="2428A5E3" w14:textId="05CCFB5F"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93.47%</w:t>
            </w:r>
          </w:p>
        </w:tc>
      </w:tr>
    </w:tbl>
    <w:p w14:paraId="5FDF1297" w14:textId="77777777" w:rsidR="00436E56" w:rsidRPr="009B5E54" w:rsidRDefault="00436E56" w:rsidP="00D97040">
      <w:pPr>
        <w:rPr>
          <w:rFonts w:ascii="Times New Roman" w:hAnsi="Times New Roman" w:cs="Times New Roman"/>
          <w:lang w:val="en-GB"/>
        </w:rPr>
      </w:pPr>
    </w:p>
    <w:p w14:paraId="53FB4E29" w14:textId="1947A144" w:rsidR="00FA6EFC" w:rsidRPr="005A2B67" w:rsidRDefault="00FA6EFC"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This trade-off is further clarified by the confusion matrices presented in Figure </w:t>
      </w:r>
      <w:r w:rsidR="00C2517F" w:rsidRPr="005A2B67">
        <w:rPr>
          <w:rFonts w:ascii="Times New Roman" w:hAnsi="Times New Roman" w:cs="Times New Roman"/>
          <w:sz w:val="24"/>
          <w:szCs w:val="24"/>
          <w:lang w:val="en-GB"/>
        </w:rPr>
        <w:t>4</w:t>
      </w:r>
      <w:r w:rsidRPr="005A2B67">
        <w:rPr>
          <w:rFonts w:ascii="Times New Roman" w:hAnsi="Times New Roman" w:cs="Times New Roman"/>
          <w:sz w:val="24"/>
          <w:szCs w:val="24"/>
          <w:lang w:val="en-GB"/>
        </w:rPr>
        <w:t>. The matrix for the standard U-Net shows a very low number of false positives for the 'Forest' class (</w:t>
      </w:r>
      <w:proofErr w:type="gramStart"/>
      <w:r w:rsidRPr="005A2B67">
        <w:rPr>
          <w:rFonts w:ascii="Times New Roman" w:hAnsi="Times New Roman" w:cs="Times New Roman"/>
          <w:sz w:val="24"/>
          <w:szCs w:val="24"/>
          <w:lang w:val="en-GB"/>
        </w:rPr>
        <w:t>Non-Forest</w:t>
      </w:r>
      <w:proofErr w:type="gramEnd"/>
      <w:r w:rsidRPr="005A2B67">
        <w:rPr>
          <w:rFonts w:ascii="Times New Roman" w:hAnsi="Times New Roman" w:cs="Times New Roman"/>
          <w:sz w:val="24"/>
          <w:szCs w:val="24"/>
          <w:lang w:val="en-GB"/>
        </w:rPr>
        <w:t xml:space="preserve"> pixels predicted as Forest), confirming its high precision. However, it also reveals a large number of false negatives (Forest pixels predicted as </w:t>
      </w:r>
      <w:proofErr w:type="gramStart"/>
      <w:r w:rsidRPr="005A2B67">
        <w:rPr>
          <w:rFonts w:ascii="Times New Roman" w:hAnsi="Times New Roman" w:cs="Times New Roman"/>
          <w:sz w:val="24"/>
          <w:szCs w:val="24"/>
          <w:lang w:val="en-GB"/>
        </w:rPr>
        <w:t>Non-Forest</w:t>
      </w:r>
      <w:proofErr w:type="gramEnd"/>
      <w:r w:rsidRPr="005A2B67">
        <w:rPr>
          <w:rFonts w:ascii="Times New Roman" w:hAnsi="Times New Roman" w:cs="Times New Roman"/>
          <w:sz w:val="24"/>
          <w:szCs w:val="24"/>
          <w:lang w:val="en-GB"/>
        </w:rPr>
        <w:t>), explaining its lower recall. In contrast, the Attention U-Net's matrix shows a more balanced distribution of errors, reducing the number of false negatives at a slight cost to precision, ultimately resulting in a more useful model for the stated objective</w:t>
      </w:r>
      <w:r w:rsidR="009F7EBB" w:rsidRPr="005A2B67">
        <w:rPr>
          <w:rFonts w:ascii="Times New Roman" w:hAnsi="Times New Roman" w:cs="Times New Roman"/>
          <w:sz w:val="24"/>
          <w:szCs w:val="24"/>
          <w:lang w:val="en-GB"/>
        </w:rPr>
        <w:t>.</w:t>
      </w:r>
    </w:p>
    <w:p w14:paraId="48B36ABB" w14:textId="50FF8BC3" w:rsidR="00FA6EFC" w:rsidRPr="009B5E54" w:rsidRDefault="00611A0A" w:rsidP="00FA6EFC">
      <w:pPr>
        <w:jc w:val="center"/>
        <w:rPr>
          <w:rFonts w:ascii="Times New Roman" w:hAnsi="Times New Roman" w:cs="Times New Roman"/>
          <w:lang w:val="en-GB"/>
        </w:rPr>
      </w:pPr>
      <w:commentRangeStart w:id="32"/>
      <w:commentRangeEnd w:id="32"/>
      <w:r w:rsidRPr="009B5E54">
        <w:rPr>
          <w:rStyle w:val="CommentReference"/>
          <w:lang w:val="en-GB"/>
        </w:rPr>
        <w:commentReference w:id="32"/>
      </w:r>
      <w:r w:rsidR="004613EF" w:rsidRPr="009B5E54">
        <w:rPr>
          <w:lang w:val="en-GB"/>
        </w:rPr>
        <w:t xml:space="preserve"> </w:t>
      </w:r>
      <w:r w:rsidR="004613EF" w:rsidRPr="009B5E54">
        <w:rPr>
          <w:noProof/>
          <w:lang w:val="en-GB"/>
        </w:rPr>
        <w:drawing>
          <wp:inline distT="0" distB="0" distL="0" distR="0" wp14:anchorId="3B98FC10" wp14:editId="518F2DEE">
            <wp:extent cx="5942966" cy="2625147"/>
            <wp:effectExtent l="0" t="0" r="635" b="3810"/>
            <wp:docPr id="1220367201"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67201" name="Picture 3" descr="A blue squares with white text&#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t="2612" b="14912"/>
                    <a:stretch>
                      <a:fillRect/>
                    </a:stretch>
                  </pic:blipFill>
                  <pic:spPr bwMode="auto">
                    <a:xfrm>
                      <a:off x="0" y="0"/>
                      <a:ext cx="5943600" cy="2625427"/>
                    </a:xfrm>
                    <a:prstGeom prst="rect">
                      <a:avLst/>
                    </a:prstGeom>
                    <a:noFill/>
                    <a:ln>
                      <a:noFill/>
                    </a:ln>
                    <a:extLst>
                      <a:ext uri="{53640926-AAD7-44D8-BBD7-CCE9431645EC}">
                        <a14:shadowObscured xmlns:a14="http://schemas.microsoft.com/office/drawing/2010/main"/>
                      </a:ext>
                    </a:extLst>
                  </pic:spPr>
                </pic:pic>
              </a:graphicData>
            </a:graphic>
          </wp:inline>
        </w:drawing>
      </w:r>
    </w:p>
    <w:p w14:paraId="0F56B532" w14:textId="7978A7E1" w:rsidR="00FA6EFC" w:rsidRPr="00A85C83" w:rsidRDefault="00A85C83" w:rsidP="00A85C83">
      <w:pPr>
        <w:pStyle w:val="Caption"/>
        <w:jc w:val="both"/>
        <w:rPr>
          <w:rFonts w:ascii="Times New Roman" w:hAnsi="Times New Roman" w:cs="Times New Roman"/>
          <w:i w:val="0"/>
          <w:iCs w:val="0"/>
          <w:color w:val="auto"/>
          <w:sz w:val="22"/>
          <w:szCs w:val="22"/>
          <w:lang w:val="en-GB"/>
        </w:rPr>
      </w:pPr>
      <w:bookmarkStart w:id="33" w:name="_Toc207329582"/>
      <w:r w:rsidRPr="00A85C83">
        <w:rPr>
          <w:rFonts w:ascii="Times New Roman" w:hAnsi="Times New Roman" w:cs="Times New Roman"/>
          <w:b/>
          <w:bCs/>
          <w:i w:val="0"/>
          <w:iCs w:val="0"/>
          <w:color w:val="auto"/>
          <w:sz w:val="22"/>
          <w:szCs w:val="22"/>
          <w:lang w:val="en-GB"/>
        </w:rPr>
        <w:t xml:space="preserve">Figure </w:t>
      </w:r>
      <w:r w:rsidRPr="00A85C83">
        <w:rPr>
          <w:rFonts w:ascii="Times New Roman" w:hAnsi="Times New Roman" w:cs="Times New Roman"/>
          <w:b/>
          <w:bCs/>
          <w:i w:val="0"/>
          <w:iCs w:val="0"/>
          <w:color w:val="auto"/>
          <w:sz w:val="22"/>
          <w:szCs w:val="22"/>
        </w:rPr>
        <w:fldChar w:fldCharType="begin"/>
      </w:r>
      <w:r w:rsidRPr="00A85C83">
        <w:rPr>
          <w:rFonts w:ascii="Times New Roman" w:hAnsi="Times New Roman" w:cs="Times New Roman"/>
          <w:b/>
          <w:bCs/>
          <w:i w:val="0"/>
          <w:iCs w:val="0"/>
          <w:color w:val="auto"/>
          <w:sz w:val="22"/>
          <w:szCs w:val="22"/>
          <w:lang w:val="en-GB"/>
        </w:rPr>
        <w:instrText xml:space="preserve"> SEQ Figure \* ARABIC </w:instrText>
      </w:r>
      <w:r w:rsidRPr="00A85C83">
        <w:rPr>
          <w:rFonts w:ascii="Times New Roman" w:hAnsi="Times New Roman" w:cs="Times New Roman"/>
          <w:b/>
          <w:bCs/>
          <w:i w:val="0"/>
          <w:iCs w:val="0"/>
          <w:color w:val="auto"/>
          <w:sz w:val="22"/>
          <w:szCs w:val="22"/>
        </w:rPr>
        <w:fldChar w:fldCharType="separate"/>
      </w:r>
      <w:r w:rsidR="004438A9">
        <w:rPr>
          <w:rFonts w:ascii="Times New Roman" w:hAnsi="Times New Roman" w:cs="Times New Roman"/>
          <w:b/>
          <w:bCs/>
          <w:i w:val="0"/>
          <w:iCs w:val="0"/>
          <w:noProof/>
          <w:color w:val="auto"/>
          <w:sz w:val="22"/>
          <w:szCs w:val="22"/>
          <w:lang w:val="en-GB"/>
        </w:rPr>
        <w:t>4</w:t>
      </w:r>
      <w:r w:rsidRPr="00A85C83">
        <w:rPr>
          <w:rFonts w:ascii="Times New Roman" w:hAnsi="Times New Roman" w:cs="Times New Roman"/>
          <w:b/>
          <w:bCs/>
          <w:i w:val="0"/>
          <w:iCs w:val="0"/>
          <w:color w:val="auto"/>
          <w:sz w:val="22"/>
          <w:szCs w:val="22"/>
        </w:rPr>
        <w:fldChar w:fldCharType="end"/>
      </w:r>
      <w:r w:rsidRPr="00A85C83">
        <w:rPr>
          <w:rFonts w:ascii="Times New Roman" w:hAnsi="Times New Roman" w:cs="Times New Roman"/>
          <w:b/>
          <w:bCs/>
          <w:i w:val="0"/>
          <w:iCs w:val="0"/>
          <w:color w:val="auto"/>
          <w:sz w:val="22"/>
          <w:szCs w:val="22"/>
          <w:lang w:val="en-GB"/>
        </w:rPr>
        <w:t>.</w:t>
      </w:r>
      <w:r w:rsidRPr="00A85C83">
        <w:rPr>
          <w:rFonts w:ascii="Times New Roman" w:hAnsi="Times New Roman" w:cs="Times New Roman"/>
          <w:i w:val="0"/>
          <w:iCs w:val="0"/>
          <w:color w:val="auto"/>
          <w:sz w:val="22"/>
          <w:szCs w:val="22"/>
          <w:lang w:val="en-GB"/>
        </w:rPr>
        <w:t xml:space="preserve"> Confusion matrices for the binary (Forest vs. Non-Forest) classification task on the validation set for (a) the standard U-Net and (b) the Attention U-Net. </w:t>
      </w:r>
      <w:r w:rsidRPr="00B279F0">
        <w:rPr>
          <w:rFonts w:ascii="Times New Roman" w:hAnsi="Times New Roman" w:cs="Times New Roman"/>
          <w:i w:val="0"/>
          <w:iCs w:val="0"/>
          <w:color w:val="auto"/>
          <w:sz w:val="22"/>
          <w:szCs w:val="22"/>
          <w:lang w:val="en-GB"/>
        </w:rPr>
        <w:t>Values represent the total number of pixels.</w:t>
      </w:r>
      <w:bookmarkEnd w:id="33"/>
    </w:p>
    <w:p w14:paraId="484D6FAA" w14:textId="11CD34B0" w:rsidR="00FA6EFC" w:rsidRPr="009B5E54" w:rsidRDefault="000D73D4" w:rsidP="00D45DAC">
      <w:pPr>
        <w:spacing w:line="360" w:lineRule="auto"/>
        <w:jc w:val="both"/>
        <w:rPr>
          <w:rFonts w:ascii="Times New Roman" w:hAnsi="Times New Roman" w:cs="Times New Roman"/>
          <w:lang w:val="en-GB"/>
        </w:rPr>
      </w:pPr>
      <w:r w:rsidRPr="00D45DAC">
        <w:rPr>
          <w:rFonts w:ascii="Times New Roman" w:hAnsi="Times New Roman" w:cs="Times New Roman"/>
          <w:sz w:val="24"/>
          <w:szCs w:val="24"/>
          <w:lang w:val="en-GB"/>
        </w:rPr>
        <w:t xml:space="preserve">Visual inspection of the model predictions, as shown in Figure </w:t>
      </w:r>
      <w:r w:rsidR="00C2517F" w:rsidRPr="00D45DAC">
        <w:rPr>
          <w:rFonts w:ascii="Times New Roman" w:hAnsi="Times New Roman" w:cs="Times New Roman"/>
          <w:sz w:val="24"/>
          <w:szCs w:val="24"/>
          <w:lang w:val="en-GB"/>
        </w:rPr>
        <w:t>5</w:t>
      </w:r>
      <w:r w:rsidRPr="00D45DAC">
        <w:rPr>
          <w:rFonts w:ascii="Times New Roman" w:hAnsi="Times New Roman" w:cs="Times New Roman"/>
          <w:sz w:val="24"/>
          <w:szCs w:val="24"/>
          <w:lang w:val="en-GB"/>
        </w:rPr>
        <w:t xml:space="preserve">, further corroborates these quantitative findings. </w:t>
      </w:r>
      <w:r w:rsidR="00E03534" w:rsidRPr="00D45DAC">
        <w:rPr>
          <w:rFonts w:ascii="Times New Roman" w:hAnsi="Times New Roman" w:cs="Times New Roman"/>
          <w:sz w:val="24"/>
          <w:szCs w:val="24"/>
          <w:lang w:val="en-GB"/>
        </w:rPr>
        <w:t>In Figure 5, t</w:t>
      </w:r>
      <w:r w:rsidRPr="00D45DAC">
        <w:rPr>
          <w:rFonts w:ascii="Times New Roman" w:hAnsi="Times New Roman" w:cs="Times New Roman"/>
          <w:sz w:val="24"/>
          <w:szCs w:val="24"/>
          <w:lang w:val="en-GB"/>
        </w:rPr>
        <w:t xml:space="preserve">he Attention U-Net </w:t>
      </w:r>
      <w:commentRangeStart w:id="34"/>
      <w:r w:rsidRPr="00D45DAC">
        <w:rPr>
          <w:rFonts w:ascii="Times New Roman" w:hAnsi="Times New Roman" w:cs="Times New Roman"/>
          <w:sz w:val="24"/>
          <w:szCs w:val="24"/>
          <w:lang w:val="en-GB"/>
        </w:rPr>
        <w:t>(</w:t>
      </w:r>
      <w:commentRangeEnd w:id="34"/>
      <w:r w:rsidR="003E0515" w:rsidRPr="00D45DAC">
        <w:rPr>
          <w:rFonts w:ascii="Times New Roman" w:hAnsi="Times New Roman" w:cs="Times New Roman"/>
          <w:sz w:val="24"/>
          <w:szCs w:val="24"/>
          <w:lang w:val="en-GB"/>
        </w:rPr>
        <w:t>d)</w:t>
      </w:r>
      <w:r w:rsidR="00611A0A" w:rsidRPr="00D45DAC">
        <w:rPr>
          <w:rStyle w:val="CommentReference"/>
          <w:rFonts w:ascii="Times New Roman" w:hAnsi="Times New Roman" w:cs="Times New Roman"/>
          <w:sz w:val="24"/>
          <w:szCs w:val="24"/>
          <w:lang w:val="en-GB"/>
        </w:rPr>
        <w:commentReference w:id="34"/>
      </w:r>
      <w:r w:rsidRPr="00D45DAC">
        <w:rPr>
          <w:rFonts w:ascii="Times New Roman" w:hAnsi="Times New Roman" w:cs="Times New Roman"/>
          <w:sz w:val="24"/>
          <w:szCs w:val="24"/>
          <w:lang w:val="en-GB"/>
        </w:rPr>
        <w:t xml:space="preserve"> produces a visibly more accurate segmentation that aligns much more closely with the Ground Truth (b) than the standard U-Net (c). The most notable improvement is in the classification of transitional areas, where the standard U-Net tends to over-predict the 'Shrub/Scrub' class (yellow) along forest edges. The Attention U-Net, in contrast, provides a cleaner and more precise delineation between the </w:t>
      </w:r>
      <w:r w:rsidRPr="00D45DAC">
        <w:rPr>
          <w:rFonts w:ascii="Times New Roman" w:hAnsi="Times New Roman" w:cs="Times New Roman"/>
          <w:sz w:val="24"/>
          <w:szCs w:val="24"/>
          <w:lang w:val="en-GB"/>
        </w:rPr>
        <w:lastRenderedPageBreak/>
        <w:t>'Trees' and 'Grass' classes, resulting in a more coherent and realistic land cover map.</w:t>
      </w:r>
      <w:r w:rsidR="00FA6EFC" w:rsidRPr="009B5E54">
        <w:rPr>
          <w:rFonts w:ascii="Times New Roman" w:hAnsi="Times New Roman" w:cs="Times New Roman"/>
          <w:noProof/>
          <w:lang w:val="en-GB"/>
        </w:rPr>
        <w:drawing>
          <wp:inline distT="0" distB="0" distL="0" distR="0" wp14:anchorId="16B1F832" wp14:editId="2ED0242B">
            <wp:extent cx="5943600" cy="1439140"/>
            <wp:effectExtent l="0" t="0" r="0" b="8890"/>
            <wp:docPr id="1172848991" name="Picture 1" descr="A comparison of a blue and green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8991" name="Picture 1" descr="A comparison of a blue and green map&#10;&#10;AI-generated content may be incorrect."/>
                    <pic:cNvPicPr/>
                  </pic:nvPicPr>
                  <pic:blipFill rotWithShape="1">
                    <a:blip r:embed="rId16"/>
                    <a:srcRect t="1889" b="-1"/>
                    <a:stretch>
                      <a:fillRect/>
                    </a:stretch>
                  </pic:blipFill>
                  <pic:spPr bwMode="auto">
                    <a:xfrm>
                      <a:off x="0" y="0"/>
                      <a:ext cx="5943600" cy="1439140"/>
                    </a:xfrm>
                    <a:prstGeom prst="rect">
                      <a:avLst/>
                    </a:prstGeom>
                    <a:ln>
                      <a:noFill/>
                    </a:ln>
                    <a:extLst>
                      <a:ext uri="{53640926-AAD7-44D8-BBD7-CCE9431645EC}">
                        <a14:shadowObscured xmlns:a14="http://schemas.microsoft.com/office/drawing/2010/main"/>
                      </a:ext>
                    </a:extLst>
                  </pic:spPr>
                </pic:pic>
              </a:graphicData>
            </a:graphic>
          </wp:inline>
        </w:drawing>
      </w:r>
    </w:p>
    <w:p w14:paraId="154BCEAA" w14:textId="054BED1A" w:rsidR="00FA6EFC" w:rsidRPr="009B5E54" w:rsidRDefault="00FA6EFC" w:rsidP="00FA6EFC">
      <w:pPr>
        <w:jc w:val="center"/>
        <w:rPr>
          <w:rFonts w:ascii="Times New Roman" w:hAnsi="Times New Roman" w:cs="Times New Roman"/>
          <w:lang w:val="en-GB"/>
        </w:rPr>
      </w:pPr>
      <w:r w:rsidRPr="009B5E54">
        <w:rPr>
          <w:rFonts w:ascii="Times New Roman" w:hAnsi="Times New Roman" w:cs="Times New Roman"/>
          <w:noProof/>
          <w:lang w:val="en-GB"/>
        </w:rPr>
        <w:drawing>
          <wp:inline distT="0" distB="0" distL="0" distR="0" wp14:anchorId="4CD3C40E" wp14:editId="49730E81">
            <wp:extent cx="2865120" cy="293552"/>
            <wp:effectExtent l="0" t="0" r="0" b="0"/>
            <wp:docPr id="88805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3163" name=""/>
                    <pic:cNvPicPr/>
                  </pic:nvPicPr>
                  <pic:blipFill>
                    <a:blip r:embed="rId17"/>
                    <a:stretch>
                      <a:fillRect/>
                    </a:stretch>
                  </pic:blipFill>
                  <pic:spPr>
                    <a:xfrm>
                      <a:off x="0" y="0"/>
                      <a:ext cx="2967744" cy="304067"/>
                    </a:xfrm>
                    <a:prstGeom prst="rect">
                      <a:avLst/>
                    </a:prstGeom>
                  </pic:spPr>
                </pic:pic>
              </a:graphicData>
            </a:graphic>
          </wp:inline>
        </w:drawing>
      </w:r>
    </w:p>
    <w:p w14:paraId="1903EFD5" w14:textId="03A98CFB" w:rsidR="00563AF0" w:rsidRPr="00A85C83" w:rsidRDefault="00A85C83" w:rsidP="00A85C83">
      <w:pPr>
        <w:jc w:val="both"/>
        <w:rPr>
          <w:rFonts w:ascii="Times New Roman" w:hAnsi="Times New Roman" w:cs="Times New Roman"/>
          <w:lang w:val="en-GB"/>
        </w:rPr>
      </w:pPr>
      <w:bookmarkStart w:id="35" w:name="_Toc207329583"/>
      <w:r w:rsidRPr="00A85C83">
        <w:rPr>
          <w:rFonts w:ascii="Times New Roman" w:hAnsi="Times New Roman" w:cs="Times New Roman"/>
          <w:b/>
          <w:bCs/>
          <w:lang w:val="en-GB"/>
        </w:rPr>
        <w:t xml:space="preserve">Figure </w:t>
      </w:r>
      <w:r w:rsidRPr="00A85C83">
        <w:rPr>
          <w:rFonts w:ascii="Times New Roman" w:hAnsi="Times New Roman" w:cs="Times New Roman"/>
          <w:b/>
          <w:bCs/>
          <w:lang w:val="en-GB"/>
        </w:rPr>
        <w:fldChar w:fldCharType="begin"/>
      </w:r>
      <w:r w:rsidRPr="00A85C83">
        <w:rPr>
          <w:rFonts w:ascii="Times New Roman" w:hAnsi="Times New Roman" w:cs="Times New Roman"/>
          <w:b/>
          <w:bCs/>
          <w:lang w:val="en-GB"/>
        </w:rPr>
        <w:instrText xml:space="preserve"> SEQ Figure \* ARABIC </w:instrText>
      </w:r>
      <w:r w:rsidRPr="00A85C83">
        <w:rPr>
          <w:rFonts w:ascii="Times New Roman" w:hAnsi="Times New Roman" w:cs="Times New Roman"/>
          <w:b/>
          <w:bCs/>
          <w:lang w:val="en-GB"/>
        </w:rPr>
        <w:fldChar w:fldCharType="separate"/>
      </w:r>
      <w:r w:rsidR="004438A9">
        <w:rPr>
          <w:rFonts w:ascii="Times New Roman" w:hAnsi="Times New Roman" w:cs="Times New Roman"/>
          <w:b/>
          <w:bCs/>
          <w:noProof/>
          <w:lang w:val="en-GB"/>
        </w:rPr>
        <w:t>5</w:t>
      </w:r>
      <w:r w:rsidRPr="00A85C83">
        <w:rPr>
          <w:rFonts w:ascii="Times New Roman" w:hAnsi="Times New Roman" w:cs="Times New Roman"/>
          <w:b/>
          <w:bCs/>
          <w:lang w:val="en-GB"/>
        </w:rPr>
        <w:fldChar w:fldCharType="end"/>
      </w:r>
      <w:r w:rsidRPr="00A85C83">
        <w:rPr>
          <w:rFonts w:ascii="Times New Roman" w:hAnsi="Times New Roman" w:cs="Times New Roman"/>
          <w:b/>
          <w:bCs/>
          <w:lang w:val="en-GB"/>
        </w:rPr>
        <w:t>.</w:t>
      </w:r>
      <w:r w:rsidRPr="00A85C83">
        <w:rPr>
          <w:rFonts w:ascii="Times New Roman" w:hAnsi="Times New Roman" w:cs="Times New Roman"/>
          <w:lang w:val="en-GB"/>
        </w:rPr>
        <w:t xml:space="preserve"> Qualitative comparison of segmentation results on sample patches from the validation set. (a) Input True-</w:t>
      </w:r>
      <w:proofErr w:type="spellStart"/>
      <w:r w:rsidRPr="00A85C83">
        <w:rPr>
          <w:rFonts w:ascii="Times New Roman" w:hAnsi="Times New Roman" w:cs="Times New Roman"/>
          <w:lang w:val="en-GB"/>
        </w:rPr>
        <w:t>Color</w:t>
      </w:r>
      <w:proofErr w:type="spellEnd"/>
      <w:r w:rsidRPr="00A85C83">
        <w:rPr>
          <w:rFonts w:ascii="Times New Roman" w:hAnsi="Times New Roman" w:cs="Times New Roman"/>
          <w:lang w:val="en-GB"/>
        </w:rPr>
        <w:t xml:space="preserve"> Image, (b) Ground Truth (Dynamic World), (c) U-Net Prediction, (d) Attention U-Net Prediction.</w:t>
      </w:r>
      <w:bookmarkEnd w:id="35"/>
      <w:r w:rsidRPr="00A85C83">
        <w:rPr>
          <w:rFonts w:ascii="Times New Roman" w:hAnsi="Times New Roman" w:cs="Times New Roman"/>
          <w:lang w:val="en-GB"/>
        </w:rPr>
        <w:t xml:space="preserve"> </w:t>
      </w:r>
    </w:p>
    <w:p w14:paraId="08967CD9" w14:textId="62500FD3" w:rsidR="00D213AD" w:rsidRPr="00851560" w:rsidRDefault="00851560" w:rsidP="00563AF0">
      <w:pPr>
        <w:pStyle w:val="Heading2"/>
        <w:spacing w:line="360" w:lineRule="auto"/>
        <w:ind w:left="0"/>
        <w:rPr>
          <w:b/>
          <w:bCs/>
          <w:i w:val="0"/>
          <w:iCs/>
          <w:lang w:val="en-GB"/>
        </w:rPr>
      </w:pPr>
      <w:bookmarkStart w:id="36" w:name="_Toc207365459"/>
      <w:r w:rsidRPr="00851560">
        <w:rPr>
          <w:b/>
          <w:bCs/>
          <w:i w:val="0"/>
          <w:iCs/>
          <w:lang w:val="en-GB"/>
        </w:rPr>
        <w:t>3.3 DEFORESTATION ANALYSIS IN THE SAN JOSÉ DEL GUAVIARE REGION</w:t>
      </w:r>
      <w:bookmarkEnd w:id="36"/>
    </w:p>
    <w:p w14:paraId="10403FAA" w14:textId="77777777" w:rsidR="00D213AD" w:rsidRPr="00D45DAC" w:rsidRDefault="00D213AD" w:rsidP="00563AF0">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Given its superior performance, the trained Attention U-Net model was selected to conduct the final change detection analysis. The model was used to generate two land cover maps for the 4,430.23 km² Change Detection ROI, using cloud-free Sentinel-2 composites from the years 2021 (T1) and 2023 (T2). These 4-class maps were then reclassified into binary "Forest" and "Non-Forest" maps to identify areas of change.</w:t>
      </w:r>
    </w:p>
    <w:p w14:paraId="0BD72465" w14:textId="25E1B3E4" w:rsidR="00D213AD" w:rsidRPr="00D45DAC" w:rsidRDefault="00D213AD" w:rsidP="00D45DAC">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The analysis revealed land cover transformation within the two-year period. As summarized in Table 2, the model detected a total of 232.15 km² of deforestation, representing a transition from "Forest" in 2021 to "</w:t>
      </w:r>
      <w:proofErr w:type="gramStart"/>
      <w:r w:rsidRPr="00D45DAC">
        <w:rPr>
          <w:rFonts w:ascii="Times New Roman" w:hAnsi="Times New Roman" w:cs="Times New Roman"/>
          <w:sz w:val="24"/>
          <w:szCs w:val="24"/>
          <w:lang w:val="en-GB"/>
        </w:rPr>
        <w:t>Non-Forest</w:t>
      </w:r>
      <w:proofErr w:type="gramEnd"/>
      <w:r w:rsidRPr="00D45DAC">
        <w:rPr>
          <w:rFonts w:ascii="Times New Roman" w:hAnsi="Times New Roman" w:cs="Times New Roman"/>
          <w:sz w:val="24"/>
          <w:szCs w:val="24"/>
          <w:lang w:val="en-GB"/>
        </w:rPr>
        <w:t xml:space="preserve">" in 2023. Concurrently, 54.85 km² of reforestation or forest regrowth was identified. This results in a net forest loss of 177.30 km² within the study area. </w:t>
      </w:r>
      <w:r w:rsidR="005D2971" w:rsidRPr="00D45DAC">
        <w:rPr>
          <w:rFonts w:ascii="Times New Roman" w:hAnsi="Times New Roman" w:cs="Times New Roman"/>
          <w:sz w:val="24"/>
          <w:szCs w:val="24"/>
          <w:lang w:val="en-GB"/>
        </w:rPr>
        <w:t xml:space="preserve">Figure 6 provides a visual example of the model's change detection capabilities on a single 256 x </w:t>
      </w:r>
      <w:proofErr w:type="gramStart"/>
      <w:r w:rsidR="005D2971" w:rsidRPr="00D45DAC">
        <w:rPr>
          <w:rFonts w:ascii="Times New Roman" w:hAnsi="Times New Roman" w:cs="Times New Roman"/>
          <w:sz w:val="24"/>
          <w:szCs w:val="24"/>
          <w:lang w:val="en-GB"/>
        </w:rPr>
        <w:t>256 pixel</w:t>
      </w:r>
      <w:proofErr w:type="gramEnd"/>
      <w:r w:rsidR="005D2971" w:rsidRPr="00D45DAC">
        <w:rPr>
          <w:rFonts w:ascii="Times New Roman" w:hAnsi="Times New Roman" w:cs="Times New Roman"/>
          <w:sz w:val="24"/>
          <w:szCs w:val="24"/>
          <w:lang w:val="en-GB"/>
        </w:rPr>
        <w:t xml:space="preserve"> patch from the ROI. The 'Before' image (T1, 2021) on the left depicts a landscape dominated by dense forest cover, interspersed with several small, rectangular clearings characteristic of early-stage agricultural plots or pasture. The 'After' image (T2, 2023) in the </w:t>
      </w:r>
      <w:r w:rsidR="001879B4" w:rsidRPr="00D45DAC">
        <w:rPr>
          <w:rFonts w:ascii="Times New Roman" w:hAnsi="Times New Roman" w:cs="Times New Roman"/>
          <w:sz w:val="24"/>
          <w:szCs w:val="24"/>
          <w:lang w:val="en-GB"/>
        </w:rPr>
        <w:t>centre</w:t>
      </w:r>
      <w:r w:rsidR="005D2971" w:rsidRPr="00D45DAC">
        <w:rPr>
          <w:rFonts w:ascii="Times New Roman" w:hAnsi="Times New Roman" w:cs="Times New Roman"/>
          <w:sz w:val="24"/>
          <w:szCs w:val="24"/>
          <w:lang w:val="en-GB"/>
        </w:rPr>
        <w:t xml:space="preserve"> shows a visible expansion of these clearings, with larger areas of exposed soil and low vegetation now apparent. The generated change map on the right translates these visual differences into a clear, quantitative output. The areas marked in red precisely correspond to the newly cleared plots, correctly identifying them as deforestation (Forest → </w:t>
      </w:r>
      <w:proofErr w:type="gramStart"/>
      <w:r w:rsidR="005D2971" w:rsidRPr="00D45DAC">
        <w:rPr>
          <w:rFonts w:ascii="Times New Roman" w:hAnsi="Times New Roman" w:cs="Times New Roman"/>
          <w:sz w:val="24"/>
          <w:szCs w:val="24"/>
          <w:lang w:val="en-GB"/>
        </w:rPr>
        <w:t>Non-Forest</w:t>
      </w:r>
      <w:proofErr w:type="gramEnd"/>
      <w:r w:rsidR="005D2971" w:rsidRPr="00D45DAC">
        <w:rPr>
          <w:rFonts w:ascii="Times New Roman" w:hAnsi="Times New Roman" w:cs="Times New Roman"/>
          <w:sz w:val="24"/>
          <w:szCs w:val="24"/>
          <w:lang w:val="en-GB"/>
        </w:rPr>
        <w:t xml:space="preserve">). Furthermore, the model also identifies smaller, more subtle changes, such as the areas marked in blue, suggesting potential reforestation or natural regrowth in previously cleared areas. This granular, pixel-level analysis demonstrates the model's effectiveness in not only quantifying </w:t>
      </w:r>
      <w:r w:rsidR="005D2971" w:rsidRPr="00D45DAC">
        <w:rPr>
          <w:rFonts w:ascii="Times New Roman" w:hAnsi="Times New Roman" w:cs="Times New Roman"/>
          <w:sz w:val="24"/>
          <w:szCs w:val="24"/>
          <w:lang w:val="en-GB"/>
        </w:rPr>
        <w:lastRenderedPageBreak/>
        <w:t>large-scale change but also in capturing the complex, localized dynamics of the deforestation frontier.</w:t>
      </w:r>
    </w:p>
    <w:p w14:paraId="0F779267" w14:textId="71AA8508" w:rsidR="001B7101" w:rsidRPr="009B5E54" w:rsidRDefault="001B7101" w:rsidP="001B7101">
      <w:pPr>
        <w:rPr>
          <w:rFonts w:ascii="Times New Roman" w:hAnsi="Times New Roman" w:cs="Times New Roman"/>
          <w:lang w:val="en-GB"/>
        </w:rPr>
      </w:pPr>
      <w:bookmarkStart w:id="37" w:name="_Toc207329836"/>
      <w:bookmarkStart w:id="38" w:name="_Toc207329880"/>
      <w:r w:rsidRPr="001B7101">
        <w:rPr>
          <w:rFonts w:ascii="Times New Roman" w:hAnsi="Times New Roman" w:cs="Times New Roman"/>
          <w:b/>
          <w:bCs/>
          <w:lang w:val="en-GB"/>
        </w:rPr>
        <w:t xml:space="preserve">Table </w:t>
      </w:r>
      <w:r w:rsidRPr="001B7101">
        <w:rPr>
          <w:rFonts w:ascii="Times New Roman" w:hAnsi="Times New Roman" w:cs="Times New Roman"/>
          <w:b/>
          <w:bCs/>
          <w:lang w:val="en-GB"/>
        </w:rPr>
        <w:fldChar w:fldCharType="begin"/>
      </w:r>
      <w:r w:rsidRPr="001B7101">
        <w:rPr>
          <w:rFonts w:ascii="Times New Roman" w:hAnsi="Times New Roman" w:cs="Times New Roman"/>
          <w:b/>
          <w:bCs/>
          <w:lang w:val="en-GB"/>
        </w:rPr>
        <w:instrText xml:space="preserve"> SEQ Table \* ARABIC </w:instrText>
      </w:r>
      <w:r w:rsidRPr="001B7101">
        <w:rPr>
          <w:rFonts w:ascii="Times New Roman" w:hAnsi="Times New Roman" w:cs="Times New Roman"/>
          <w:b/>
          <w:bCs/>
          <w:lang w:val="en-GB"/>
        </w:rPr>
        <w:fldChar w:fldCharType="separate"/>
      </w:r>
      <w:r w:rsidR="004438A9">
        <w:rPr>
          <w:rFonts w:ascii="Times New Roman" w:hAnsi="Times New Roman" w:cs="Times New Roman"/>
          <w:b/>
          <w:bCs/>
          <w:noProof/>
          <w:lang w:val="en-GB"/>
        </w:rPr>
        <w:t>2</w:t>
      </w:r>
      <w:r w:rsidRPr="001B7101">
        <w:rPr>
          <w:rFonts w:ascii="Times New Roman" w:hAnsi="Times New Roman" w:cs="Times New Roman"/>
          <w:b/>
          <w:bCs/>
          <w:lang w:val="en-GB"/>
        </w:rPr>
        <w:fldChar w:fldCharType="end"/>
      </w:r>
      <w:r w:rsidRPr="001B7101">
        <w:rPr>
          <w:rFonts w:ascii="Times New Roman" w:hAnsi="Times New Roman" w:cs="Times New Roman"/>
          <w:b/>
          <w:bCs/>
          <w:lang w:val="en-GB"/>
        </w:rPr>
        <w:t xml:space="preserve">. </w:t>
      </w:r>
      <w:r w:rsidRPr="009B5E54">
        <w:rPr>
          <w:rFonts w:ascii="Times New Roman" w:hAnsi="Times New Roman" w:cs="Times New Roman"/>
          <w:lang w:val="en-GB"/>
        </w:rPr>
        <w:t>Quantified land cover change in the San José del Guaviare ROI between 2021 and 2023.</w:t>
      </w:r>
      <w:bookmarkEnd w:id="37"/>
      <w:bookmarkEnd w:id="38"/>
    </w:p>
    <w:p w14:paraId="0F674478" w14:textId="79382CAA" w:rsidR="000D73D4" w:rsidRPr="009B5E54" w:rsidRDefault="000D73D4" w:rsidP="001B7101">
      <w:pPr>
        <w:jc w:val="both"/>
        <w:rPr>
          <w:rFonts w:ascii="Times New Roman" w:hAnsi="Times New Roman" w:cs="Times New Roman"/>
          <w:b/>
          <w:bCs/>
          <w:lang w:val="en-GB"/>
        </w:rPr>
      </w:pPr>
    </w:p>
    <w:tbl>
      <w:tblPr>
        <w:tblStyle w:val="PlainTable2"/>
        <w:tblW w:w="6174" w:type="dxa"/>
        <w:jc w:val="center"/>
        <w:tblLook w:val="04A0" w:firstRow="1" w:lastRow="0" w:firstColumn="1" w:lastColumn="0" w:noHBand="0" w:noVBand="1"/>
      </w:tblPr>
      <w:tblGrid>
        <w:gridCol w:w="2528"/>
        <w:gridCol w:w="2086"/>
        <w:gridCol w:w="1560"/>
      </w:tblGrid>
      <w:tr w:rsidR="00D213AD" w:rsidRPr="00D45DAC" w14:paraId="24FE47A8" w14:textId="77777777" w:rsidTr="00D45DAC">
        <w:trPr>
          <w:cnfStyle w:val="100000000000" w:firstRow="1" w:lastRow="0" w:firstColumn="0" w:lastColumn="0" w:oddVBand="0" w:evenVBand="0" w:oddHBand="0"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528" w:type="dxa"/>
            <w:tcBorders>
              <w:top w:val="single" w:sz="12" w:space="0" w:color="auto"/>
            </w:tcBorders>
            <w:vAlign w:val="center"/>
            <w:hideMark/>
          </w:tcPr>
          <w:p w14:paraId="3EB3B351" w14:textId="77777777" w:rsidR="00D213AD" w:rsidRPr="00D45DAC" w:rsidRDefault="00D213AD" w:rsidP="00D45DAC">
            <w:pPr>
              <w:spacing w:after="160" w:line="259" w:lineRule="auto"/>
              <w:jc w:val="center"/>
              <w:rPr>
                <w:rFonts w:ascii="Times New Roman" w:hAnsi="Times New Roman" w:cs="Times New Roman"/>
                <w:sz w:val="24"/>
                <w:szCs w:val="24"/>
                <w:lang w:val="en-GB"/>
              </w:rPr>
            </w:pPr>
            <w:r w:rsidRPr="00D45DAC">
              <w:rPr>
                <w:rFonts w:ascii="Times New Roman" w:hAnsi="Times New Roman" w:cs="Times New Roman"/>
                <w:sz w:val="24"/>
                <w:szCs w:val="24"/>
                <w:lang w:val="en-GB"/>
              </w:rPr>
              <w:t>Change Type</w:t>
            </w:r>
          </w:p>
        </w:tc>
        <w:tc>
          <w:tcPr>
            <w:tcW w:w="0" w:type="auto"/>
            <w:tcBorders>
              <w:top w:val="single" w:sz="12" w:space="0" w:color="auto"/>
            </w:tcBorders>
            <w:vAlign w:val="center"/>
            <w:hideMark/>
          </w:tcPr>
          <w:p w14:paraId="0EF301F2" w14:textId="77777777" w:rsidR="00D213AD" w:rsidRPr="00D45DAC" w:rsidRDefault="00D213AD" w:rsidP="00D45DA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Pixels Changed</w:t>
            </w:r>
          </w:p>
        </w:tc>
        <w:tc>
          <w:tcPr>
            <w:tcW w:w="0" w:type="auto"/>
            <w:tcBorders>
              <w:top w:val="single" w:sz="12" w:space="0" w:color="auto"/>
            </w:tcBorders>
            <w:vAlign w:val="center"/>
            <w:hideMark/>
          </w:tcPr>
          <w:p w14:paraId="1B9E5A63" w14:textId="77777777" w:rsidR="00D213AD" w:rsidRPr="00D45DAC" w:rsidRDefault="00D213AD" w:rsidP="00D45DA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Area (km²)</w:t>
            </w:r>
          </w:p>
        </w:tc>
      </w:tr>
      <w:tr w:rsidR="00D213AD" w:rsidRPr="00D45DAC" w14:paraId="14D66E1A" w14:textId="77777777" w:rsidTr="00D45DAC">
        <w:trPr>
          <w:cnfStyle w:val="000000100000" w:firstRow="0" w:lastRow="0" w:firstColumn="0" w:lastColumn="0" w:oddVBand="0" w:evenVBand="0" w:oddHBand="1" w:evenHBand="0" w:firstRowFirstColumn="0" w:firstRowLastColumn="0" w:lastRowFirstColumn="0" w:lastRowLastColumn="0"/>
          <w:trHeight w:val="1611"/>
          <w:jc w:val="center"/>
        </w:trPr>
        <w:tc>
          <w:tcPr>
            <w:cnfStyle w:val="001000000000" w:firstRow="0" w:lastRow="0" w:firstColumn="1" w:lastColumn="0" w:oddVBand="0" w:evenVBand="0" w:oddHBand="0" w:evenHBand="0" w:firstRowFirstColumn="0" w:firstRowLastColumn="0" w:lastRowFirstColumn="0" w:lastRowLastColumn="0"/>
            <w:tcW w:w="2528" w:type="dxa"/>
            <w:tcBorders>
              <w:bottom w:val="single" w:sz="12" w:space="0" w:color="auto"/>
            </w:tcBorders>
            <w:vAlign w:val="center"/>
            <w:hideMark/>
          </w:tcPr>
          <w:p w14:paraId="1CE2A899" w14:textId="77777777" w:rsidR="00D213AD" w:rsidRPr="00D45DAC" w:rsidRDefault="00D213AD" w:rsidP="00D45DAC">
            <w:pPr>
              <w:spacing w:after="160" w:line="259" w:lineRule="auto"/>
              <w:jc w:val="center"/>
              <w:rPr>
                <w:rFonts w:ascii="Times New Roman" w:hAnsi="Times New Roman" w:cs="Times New Roman"/>
                <w:b w:val="0"/>
                <w:bCs w:val="0"/>
                <w:sz w:val="24"/>
                <w:szCs w:val="24"/>
                <w:lang w:val="en-GB"/>
              </w:rPr>
            </w:pPr>
            <w:r w:rsidRPr="00D45DAC">
              <w:rPr>
                <w:rFonts w:ascii="Times New Roman" w:hAnsi="Times New Roman" w:cs="Times New Roman"/>
                <w:b w:val="0"/>
                <w:bCs w:val="0"/>
                <w:sz w:val="24"/>
                <w:szCs w:val="24"/>
                <w:lang w:val="en-GB"/>
              </w:rPr>
              <w:t>Deforestation</w:t>
            </w:r>
          </w:p>
          <w:p w14:paraId="73ED46EB" w14:textId="77777777" w:rsidR="00D213AD" w:rsidRPr="00D45DAC" w:rsidRDefault="00D213AD" w:rsidP="00D45DAC">
            <w:pPr>
              <w:spacing w:after="160" w:line="259" w:lineRule="auto"/>
              <w:jc w:val="center"/>
              <w:rPr>
                <w:rFonts w:ascii="Times New Roman" w:hAnsi="Times New Roman" w:cs="Times New Roman"/>
                <w:b w:val="0"/>
                <w:bCs w:val="0"/>
                <w:sz w:val="24"/>
                <w:szCs w:val="24"/>
                <w:lang w:val="en-GB"/>
              </w:rPr>
            </w:pPr>
            <w:r w:rsidRPr="00D45DAC">
              <w:rPr>
                <w:rFonts w:ascii="Times New Roman" w:hAnsi="Times New Roman" w:cs="Times New Roman"/>
                <w:b w:val="0"/>
                <w:bCs w:val="0"/>
                <w:sz w:val="24"/>
                <w:szCs w:val="24"/>
                <w:lang w:val="en-GB"/>
              </w:rPr>
              <w:t>Reforestation</w:t>
            </w:r>
          </w:p>
          <w:p w14:paraId="4A0FBAA4" w14:textId="70C69217" w:rsidR="00D213AD" w:rsidRPr="00D45DAC" w:rsidRDefault="00D213AD" w:rsidP="00D45DAC">
            <w:pPr>
              <w:spacing w:after="160" w:line="259" w:lineRule="auto"/>
              <w:jc w:val="center"/>
              <w:rPr>
                <w:rFonts w:ascii="Times New Roman" w:hAnsi="Times New Roman" w:cs="Times New Roman"/>
                <w:b w:val="0"/>
                <w:bCs w:val="0"/>
                <w:sz w:val="24"/>
                <w:szCs w:val="24"/>
                <w:lang w:val="en-GB"/>
              </w:rPr>
            </w:pPr>
            <w:r w:rsidRPr="00D45DAC">
              <w:rPr>
                <w:rFonts w:ascii="Times New Roman" w:hAnsi="Times New Roman" w:cs="Times New Roman"/>
                <w:b w:val="0"/>
                <w:bCs w:val="0"/>
                <w:sz w:val="24"/>
                <w:szCs w:val="24"/>
                <w:lang w:val="en-GB"/>
              </w:rPr>
              <w:t>Net Change</w:t>
            </w:r>
          </w:p>
        </w:tc>
        <w:tc>
          <w:tcPr>
            <w:tcW w:w="0" w:type="auto"/>
            <w:tcBorders>
              <w:bottom w:val="single" w:sz="12" w:space="0" w:color="auto"/>
            </w:tcBorders>
            <w:vAlign w:val="center"/>
            <w:hideMark/>
          </w:tcPr>
          <w:p w14:paraId="600169E0" w14:textId="77777777"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2,321,523</w:t>
            </w:r>
          </w:p>
          <w:p w14:paraId="0CBD06C1" w14:textId="77777777"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548,483</w:t>
            </w:r>
          </w:p>
          <w:p w14:paraId="587811C6" w14:textId="4AB8D023"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-1,773,040</w:t>
            </w:r>
          </w:p>
        </w:tc>
        <w:tc>
          <w:tcPr>
            <w:tcW w:w="0" w:type="auto"/>
            <w:tcBorders>
              <w:bottom w:val="single" w:sz="12" w:space="0" w:color="auto"/>
            </w:tcBorders>
            <w:vAlign w:val="center"/>
            <w:hideMark/>
          </w:tcPr>
          <w:p w14:paraId="7DF5E90B" w14:textId="77777777"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232.15</w:t>
            </w:r>
          </w:p>
          <w:p w14:paraId="59D46EE4" w14:textId="77777777"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54.85</w:t>
            </w:r>
          </w:p>
          <w:p w14:paraId="114EBDDC" w14:textId="45AF156B"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-177.30</w:t>
            </w:r>
          </w:p>
        </w:tc>
      </w:tr>
    </w:tbl>
    <w:p w14:paraId="046AC178" w14:textId="77777777" w:rsidR="00322C33" w:rsidRPr="009B5E54" w:rsidRDefault="00322C33" w:rsidP="00D213AD">
      <w:pPr>
        <w:jc w:val="both"/>
        <w:rPr>
          <w:rFonts w:ascii="Times New Roman" w:hAnsi="Times New Roman" w:cs="Times New Roman"/>
          <w:b/>
          <w:bCs/>
          <w:sz w:val="18"/>
          <w:szCs w:val="18"/>
          <w:lang w:val="en-GB"/>
        </w:rPr>
      </w:pPr>
    </w:p>
    <w:p w14:paraId="2A2BE229" w14:textId="5FE43A91" w:rsidR="00322C33" w:rsidRPr="009B5E54" w:rsidRDefault="00322C33" w:rsidP="000D73D4">
      <w:pPr>
        <w:jc w:val="center"/>
        <w:rPr>
          <w:rFonts w:ascii="Times New Roman" w:hAnsi="Times New Roman" w:cs="Times New Roman"/>
          <w:b/>
          <w:bCs/>
          <w:sz w:val="18"/>
          <w:szCs w:val="18"/>
          <w:lang w:val="en-GB"/>
        </w:rPr>
      </w:pPr>
      <w:r w:rsidRPr="009B5E54">
        <w:rPr>
          <w:rFonts w:ascii="Times New Roman" w:hAnsi="Times New Roman" w:cs="Times New Roman"/>
          <w:b/>
          <w:bCs/>
          <w:noProof/>
          <w:sz w:val="18"/>
          <w:szCs w:val="18"/>
          <w:lang w:val="en-GB"/>
        </w:rPr>
        <w:drawing>
          <wp:inline distT="0" distB="0" distL="0" distR="0" wp14:anchorId="51A7B580" wp14:editId="207522C0">
            <wp:extent cx="5881255" cy="2131954"/>
            <wp:effectExtent l="0" t="0" r="5715" b="1905"/>
            <wp:docPr id="1686170701" name="Picture 4" descr="A satellite image of a green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70701" name="Picture 4" descr="A satellite image of a green fiel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30938" cy="2149964"/>
                    </a:xfrm>
                    <a:prstGeom prst="rect">
                      <a:avLst/>
                    </a:prstGeom>
                  </pic:spPr>
                </pic:pic>
              </a:graphicData>
            </a:graphic>
          </wp:inline>
        </w:drawing>
      </w:r>
    </w:p>
    <w:p w14:paraId="08D3CB84" w14:textId="471828E8" w:rsidR="00E75C5A" w:rsidRPr="00E75C5A" w:rsidRDefault="001B7101" w:rsidP="00E75C5A">
      <w:pPr>
        <w:jc w:val="both"/>
        <w:rPr>
          <w:rFonts w:ascii="Times New Roman" w:hAnsi="Times New Roman" w:cs="Times New Roman"/>
          <w:lang w:val="en-GB"/>
        </w:rPr>
      </w:pPr>
      <w:bookmarkStart w:id="39" w:name="_Toc207329584"/>
      <w:r w:rsidRPr="001B7101">
        <w:rPr>
          <w:rFonts w:ascii="Times New Roman" w:hAnsi="Times New Roman" w:cs="Times New Roman"/>
          <w:b/>
          <w:bCs/>
          <w:lang w:val="en-GB"/>
        </w:rPr>
        <w:t xml:space="preserve">Figure </w:t>
      </w:r>
      <w:r w:rsidRPr="001B7101">
        <w:rPr>
          <w:rFonts w:ascii="Times New Roman" w:hAnsi="Times New Roman" w:cs="Times New Roman"/>
          <w:b/>
          <w:bCs/>
          <w:lang w:val="en-GB"/>
        </w:rPr>
        <w:fldChar w:fldCharType="begin"/>
      </w:r>
      <w:r w:rsidRPr="001B7101">
        <w:rPr>
          <w:rFonts w:ascii="Times New Roman" w:hAnsi="Times New Roman" w:cs="Times New Roman"/>
          <w:b/>
          <w:bCs/>
          <w:lang w:val="en-GB"/>
        </w:rPr>
        <w:instrText xml:space="preserve"> SEQ Figure \* ARABIC </w:instrText>
      </w:r>
      <w:r w:rsidRPr="001B7101">
        <w:rPr>
          <w:rFonts w:ascii="Times New Roman" w:hAnsi="Times New Roman" w:cs="Times New Roman"/>
          <w:b/>
          <w:bCs/>
          <w:lang w:val="en-GB"/>
        </w:rPr>
        <w:fldChar w:fldCharType="separate"/>
      </w:r>
      <w:r w:rsidR="004438A9">
        <w:rPr>
          <w:rFonts w:ascii="Times New Roman" w:hAnsi="Times New Roman" w:cs="Times New Roman"/>
          <w:b/>
          <w:bCs/>
          <w:noProof/>
          <w:lang w:val="en-GB"/>
        </w:rPr>
        <w:t>6</w:t>
      </w:r>
      <w:r w:rsidRPr="001B7101">
        <w:rPr>
          <w:rFonts w:ascii="Times New Roman" w:hAnsi="Times New Roman" w:cs="Times New Roman"/>
          <w:b/>
          <w:bCs/>
          <w:lang w:val="en-GB"/>
        </w:rPr>
        <w:fldChar w:fldCharType="end"/>
      </w:r>
      <w:r w:rsidRPr="001B7101">
        <w:rPr>
          <w:rFonts w:ascii="Times New Roman" w:hAnsi="Times New Roman" w:cs="Times New Roman"/>
          <w:b/>
          <w:bCs/>
          <w:lang w:val="en-GB"/>
        </w:rPr>
        <w:t xml:space="preserve">. </w:t>
      </w:r>
      <w:r w:rsidRPr="00E75C5A">
        <w:rPr>
          <w:rFonts w:ascii="Times New Roman" w:hAnsi="Times New Roman" w:cs="Times New Roman"/>
          <w:lang w:val="en-GB"/>
        </w:rPr>
        <w:t>An example of the change detection analysis on a sample patch. (Left) The landscape in 2021. (</w:t>
      </w:r>
      <w:proofErr w:type="spellStart"/>
      <w:r w:rsidRPr="00E75C5A">
        <w:rPr>
          <w:rFonts w:ascii="Times New Roman" w:hAnsi="Times New Roman" w:cs="Times New Roman"/>
          <w:lang w:val="en-GB"/>
        </w:rPr>
        <w:t>Center</w:t>
      </w:r>
      <w:proofErr w:type="spellEnd"/>
      <w:r w:rsidRPr="00E75C5A">
        <w:rPr>
          <w:rFonts w:ascii="Times New Roman" w:hAnsi="Times New Roman" w:cs="Times New Roman"/>
          <w:lang w:val="en-GB"/>
        </w:rPr>
        <w:t xml:space="preserve">) The same landscape in 2023. (Right) The generated change map, where red indicates Deforestation (Forest -&gt; </w:t>
      </w:r>
      <w:proofErr w:type="gramStart"/>
      <w:r w:rsidRPr="00E75C5A">
        <w:rPr>
          <w:rFonts w:ascii="Times New Roman" w:hAnsi="Times New Roman" w:cs="Times New Roman"/>
          <w:lang w:val="en-GB"/>
        </w:rPr>
        <w:t>Non-Forest</w:t>
      </w:r>
      <w:proofErr w:type="gramEnd"/>
      <w:r w:rsidRPr="00E75C5A">
        <w:rPr>
          <w:rFonts w:ascii="Times New Roman" w:hAnsi="Times New Roman" w:cs="Times New Roman"/>
          <w:lang w:val="en-GB"/>
        </w:rPr>
        <w:t xml:space="preserve">), yellow indicates No Change, </w:t>
      </w:r>
      <w:r w:rsidR="00E75C5A" w:rsidRPr="00E75C5A">
        <w:rPr>
          <w:rFonts w:ascii="Times New Roman" w:hAnsi="Times New Roman" w:cs="Times New Roman"/>
          <w:lang w:val="en-GB"/>
        </w:rPr>
        <w:t>and blue indicates Reforestation (Non-Forest -&gt; Forest).</w:t>
      </w:r>
      <w:bookmarkEnd w:id="39"/>
    </w:p>
    <w:p w14:paraId="2211A7AC" w14:textId="77777777" w:rsidR="00D213AD" w:rsidRPr="009B5E54" w:rsidRDefault="00D213AD" w:rsidP="00FA6EFC">
      <w:pPr>
        <w:jc w:val="both"/>
        <w:rPr>
          <w:rFonts w:ascii="Times New Roman" w:hAnsi="Times New Roman" w:cs="Times New Roman"/>
          <w:sz w:val="18"/>
          <w:szCs w:val="18"/>
          <w:lang w:val="en-GB"/>
        </w:rPr>
      </w:pPr>
    </w:p>
    <w:p w14:paraId="09AF966E" w14:textId="4040272B" w:rsidR="003F1EE8" w:rsidRPr="009B5E54" w:rsidRDefault="003F1EE8" w:rsidP="00D97040">
      <w:pPr>
        <w:rPr>
          <w:rFonts w:ascii="Times New Roman" w:hAnsi="Times New Roman" w:cs="Times New Roman"/>
          <w:i/>
          <w:iCs/>
          <w:lang w:val="en-GB"/>
        </w:rPr>
      </w:pPr>
      <w:r w:rsidRPr="009B5E54">
        <w:rPr>
          <w:rFonts w:ascii="Times New Roman" w:hAnsi="Times New Roman" w:cs="Times New Roman"/>
          <w:lang w:val="en-GB"/>
        </w:rPr>
        <w:br w:type="page"/>
      </w:r>
    </w:p>
    <w:p w14:paraId="7FFCB7F6" w14:textId="0BE9AB60" w:rsidR="00A30C85" w:rsidRPr="00C67254" w:rsidRDefault="003F1EE8" w:rsidP="00346411">
      <w:pPr>
        <w:pStyle w:val="Heading1"/>
        <w:numPr>
          <w:ilvl w:val="0"/>
          <w:numId w:val="27"/>
        </w:numPr>
        <w:rPr>
          <w:b/>
          <w:bCs/>
          <w:lang w:val="en-GB"/>
        </w:rPr>
      </w:pPr>
      <w:bookmarkStart w:id="40" w:name="_Toc207365460"/>
      <w:r w:rsidRPr="00C67254">
        <w:rPr>
          <w:b/>
          <w:bCs/>
          <w:lang w:val="en-GB"/>
        </w:rPr>
        <w:lastRenderedPageBreak/>
        <w:t>DISCUSSION</w:t>
      </w:r>
      <w:bookmarkEnd w:id="40"/>
    </w:p>
    <w:p w14:paraId="7273749C" w14:textId="77777777" w:rsidR="003F1EE8" w:rsidRPr="009B5E54" w:rsidRDefault="003F1EE8" w:rsidP="003F1EE8">
      <w:pPr>
        <w:pStyle w:val="ListParagraph"/>
        <w:rPr>
          <w:rFonts w:ascii="Times New Roman" w:hAnsi="Times New Roman" w:cs="Times New Roman"/>
          <w:lang w:val="en-GB"/>
        </w:rPr>
      </w:pPr>
    </w:p>
    <w:p w14:paraId="35AFDCD5" w14:textId="77777777" w:rsidR="00E647EA" w:rsidRPr="00D45DAC" w:rsidRDefault="00E647EA" w:rsidP="00D45DAC">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This study successfully designed, implemented, and validated an end-to-end deep learning pipeline for monitoring deforestation in the Colombian Amazon. The results presented in the previous chapter not only demonstrate the technical viability of the approach but also offer significant insights into the performance of different neural network architectures and the dynamics of land cover change in a critical deforestation hotspot. This section interprets these findings, considers the methodological limitations, and outlines potential avenues for future work.</w:t>
      </w:r>
    </w:p>
    <w:p w14:paraId="36B7B890" w14:textId="4228B677" w:rsidR="00E647EA" w:rsidRPr="00851560" w:rsidRDefault="00851560" w:rsidP="00D45DAC">
      <w:pPr>
        <w:pStyle w:val="Heading2"/>
        <w:spacing w:line="360" w:lineRule="auto"/>
        <w:ind w:left="0"/>
        <w:rPr>
          <w:b/>
          <w:bCs/>
          <w:i w:val="0"/>
          <w:iCs/>
          <w:lang w:val="en-GB"/>
        </w:rPr>
      </w:pPr>
      <w:bookmarkStart w:id="41" w:name="_Toc207365461"/>
      <w:r w:rsidRPr="00851560">
        <w:rPr>
          <w:b/>
          <w:bCs/>
          <w:i w:val="0"/>
          <w:iCs/>
          <w:lang w:val="en-GB"/>
        </w:rPr>
        <w:t>4.1 INTERPRETATION OF MODEL PERFORMANCE: THE EFFICACY OF ATTENTION MECHANISMS</w:t>
      </w:r>
      <w:bookmarkEnd w:id="41"/>
    </w:p>
    <w:p w14:paraId="41303658" w14:textId="52B1EA86" w:rsidR="00E647EA" w:rsidRPr="00D45DAC" w:rsidRDefault="00E647EA" w:rsidP="00D45DAC">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 xml:space="preserve">The comparative analysis between the standard U-Net and the Attention U-Net yielded one of the study's principal findings: the integration of attention gates provided a distinct and measurable performance advantage. While both models were able to learn the 4-class segmentation task, the Attention U-Net achieved a higher peak validation Mean </w:t>
      </w:r>
      <w:proofErr w:type="spellStart"/>
      <w:r w:rsidRPr="00D45DAC">
        <w:rPr>
          <w:rFonts w:ascii="Times New Roman" w:hAnsi="Times New Roman" w:cs="Times New Roman"/>
          <w:sz w:val="24"/>
          <w:szCs w:val="24"/>
          <w:lang w:val="en-GB"/>
        </w:rPr>
        <w:t>IoU</w:t>
      </w:r>
      <w:proofErr w:type="spellEnd"/>
      <w:r w:rsidRPr="00D45DAC">
        <w:rPr>
          <w:rFonts w:ascii="Times New Roman" w:hAnsi="Times New Roman" w:cs="Times New Roman"/>
          <w:sz w:val="24"/>
          <w:szCs w:val="24"/>
          <w:lang w:val="en-GB"/>
        </w:rPr>
        <w:t xml:space="preserve"> (0.674 vs. 0.609) and demonstrated a more stable and prolonged learning progression (Figure 3). This suggests that the attention mechanism was highly effective at navigating the complex spectral signatures of the Colombian Amazon, enabling the model to learn more robust and generalizable features.</w:t>
      </w:r>
    </w:p>
    <w:p w14:paraId="71A19320" w14:textId="5EF91E23" w:rsidR="00E647EA" w:rsidRPr="00D45DAC" w:rsidRDefault="00E647EA" w:rsidP="00D45DAC">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The final binary evaluation further illuminated the nature of this advantage. The standard U-Net, while achieving an exceptionally high precision of 0.99, did so at the cost of a low recall of 0.85 for the "Forest" class. As confirmed by its confusion matrix (Figure 4),</w:t>
      </w:r>
      <w:r w:rsidR="00353D47" w:rsidRPr="00D45DAC">
        <w:rPr>
          <w:rFonts w:ascii="Times New Roman" w:hAnsi="Times New Roman" w:cs="Times New Roman"/>
          <w:sz w:val="24"/>
          <w:szCs w:val="24"/>
          <w:lang w:val="en-GB"/>
        </w:rPr>
        <w:t xml:space="preserve"> this model adopted a strategy that aggressively minimized false positives. While this resulted in a very low rate of misclassifying "</w:t>
      </w:r>
      <w:proofErr w:type="gramStart"/>
      <w:r w:rsidR="00353D47" w:rsidRPr="00D45DAC">
        <w:rPr>
          <w:rFonts w:ascii="Times New Roman" w:hAnsi="Times New Roman" w:cs="Times New Roman"/>
          <w:sz w:val="24"/>
          <w:szCs w:val="24"/>
          <w:lang w:val="en-GB"/>
        </w:rPr>
        <w:t>Non-Forest</w:t>
      </w:r>
      <w:proofErr w:type="gramEnd"/>
      <w:r w:rsidR="00353D47" w:rsidRPr="00D45DAC">
        <w:rPr>
          <w:rFonts w:ascii="Times New Roman" w:hAnsi="Times New Roman" w:cs="Times New Roman"/>
          <w:sz w:val="24"/>
          <w:szCs w:val="24"/>
          <w:lang w:val="en-GB"/>
        </w:rPr>
        <w:t xml:space="preserve">" land as "Forest," it came at the cost of a significant increase in false negatives, where true forest areas were frequently overlooked, particularly in fragmented or transitional zones. </w:t>
      </w:r>
      <w:r w:rsidRPr="00D45DAC">
        <w:rPr>
          <w:rFonts w:ascii="Times New Roman" w:hAnsi="Times New Roman" w:cs="Times New Roman"/>
          <w:sz w:val="24"/>
          <w:szCs w:val="24"/>
          <w:lang w:val="en-GB"/>
        </w:rPr>
        <w:t>In contrast, the Attention U-Net struck a much more effective balance, achieving a high precision of 0.96 while substantially improving recall to 0.90. The visual evidence in Figure 5 corroborates this; the standard U-Net's tendency to over-predict "Shrub/Scrub" along forest edges is a classic sign of class confusion, which the Attention U-Net largely corrects. This indicates that the attention gates successfully guided the model to focus on the most salient features of the forest class, suppressing irrelevant information from adjacent land cover types and resulting in a more practically useful model for the primary goal of comprehensive forest monitoring.</w:t>
      </w:r>
    </w:p>
    <w:p w14:paraId="5E962590" w14:textId="3CA706F9" w:rsidR="00E647EA" w:rsidRPr="00851560" w:rsidRDefault="00851560" w:rsidP="00D45DAC">
      <w:pPr>
        <w:pStyle w:val="Heading2"/>
        <w:spacing w:line="360" w:lineRule="auto"/>
        <w:ind w:left="0"/>
        <w:rPr>
          <w:b/>
          <w:bCs/>
          <w:i w:val="0"/>
          <w:iCs/>
          <w:lang w:val="en-GB"/>
        </w:rPr>
      </w:pPr>
      <w:bookmarkStart w:id="42" w:name="_Toc207365462"/>
      <w:r w:rsidRPr="00851560">
        <w:rPr>
          <w:b/>
          <w:bCs/>
          <w:i w:val="0"/>
          <w:iCs/>
          <w:lang w:val="en-GB"/>
        </w:rPr>
        <w:lastRenderedPageBreak/>
        <w:t>4.2 SIGNIFICANCE OF THE CHANGE DETECTION ANALYSIS</w:t>
      </w:r>
      <w:bookmarkEnd w:id="42"/>
    </w:p>
    <w:p w14:paraId="412BF7BA" w14:textId="00511F5C"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The application of the trained Attention U-Net to the San José del Guaviare ROI successfully translated the model's predictive capabilities into actionable environmental intelligence. The quantification of a net forest loss of 177.30 km² between 2021 and 2023 provides a concrete, data-driven measure of the environmental pressure in this hotspot. This result </w:t>
      </w:r>
      <w:r w:rsidR="009B31F4" w:rsidRPr="00C415EE">
        <w:rPr>
          <w:rFonts w:ascii="Times New Roman" w:hAnsi="Times New Roman" w:cs="Times New Roman"/>
          <w:sz w:val="24"/>
          <w:szCs w:val="24"/>
          <w:lang w:val="en-GB"/>
        </w:rPr>
        <w:t xml:space="preserve">offers </w:t>
      </w:r>
      <w:r w:rsidRPr="00C415EE">
        <w:rPr>
          <w:rFonts w:ascii="Times New Roman" w:hAnsi="Times New Roman" w:cs="Times New Roman"/>
          <w:sz w:val="24"/>
          <w:szCs w:val="24"/>
          <w:lang w:val="en-GB"/>
        </w:rPr>
        <w:t xml:space="preserve">granular, pixel-level insights that can be directly visualized and </w:t>
      </w:r>
      <w:r w:rsidR="009B31F4" w:rsidRPr="00C415EE">
        <w:rPr>
          <w:rFonts w:ascii="Times New Roman" w:hAnsi="Times New Roman" w:cs="Times New Roman"/>
          <w:sz w:val="24"/>
          <w:szCs w:val="24"/>
          <w:lang w:val="en-GB"/>
        </w:rPr>
        <w:t>analysed</w:t>
      </w:r>
      <w:r w:rsidRPr="00C415EE">
        <w:rPr>
          <w:rFonts w:ascii="Times New Roman" w:hAnsi="Times New Roman" w:cs="Times New Roman"/>
          <w:sz w:val="24"/>
          <w:szCs w:val="24"/>
          <w:lang w:val="en-GB"/>
        </w:rPr>
        <w:t xml:space="preserve"> (Figure 6).</w:t>
      </w:r>
    </w:p>
    <w:p w14:paraId="4ECB826C" w14:textId="77777777"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The ability of this automated pipeline to produce such a quantitative analysis rapidly and over a large, inaccessible area demonstrates its significant practical value. Traditional monitoring methods would require extensive manual effort and would be unable to provide results with this level of detail and timeliness. This workflow, therefore, represents a scalable and efficient tool for conservation organizations and governmental bodies like IDEAM, enabling them to direct resources towards active deforestation fronts, verify the effectiveness of conservation policies, and better understand the spatial patterns of land cover change.</w:t>
      </w:r>
    </w:p>
    <w:p w14:paraId="705739A1" w14:textId="4D479993" w:rsidR="00E647EA" w:rsidRPr="00851560" w:rsidRDefault="00851560" w:rsidP="00D45DAC">
      <w:pPr>
        <w:pStyle w:val="Heading2"/>
        <w:spacing w:line="360" w:lineRule="auto"/>
        <w:ind w:left="0"/>
        <w:rPr>
          <w:b/>
          <w:bCs/>
          <w:i w:val="0"/>
          <w:iCs/>
          <w:lang w:val="en-GB"/>
        </w:rPr>
      </w:pPr>
      <w:bookmarkStart w:id="43" w:name="_Toc207365463"/>
      <w:r w:rsidRPr="00851560">
        <w:rPr>
          <w:b/>
          <w:bCs/>
          <w:i w:val="0"/>
          <w:iCs/>
          <w:lang w:val="en-GB"/>
        </w:rPr>
        <w:t>4.3 METHODOLOGICAL CONSIDERATIONS AND LIMITATIONS</w:t>
      </w:r>
      <w:bookmarkEnd w:id="43"/>
    </w:p>
    <w:p w14:paraId="5D4AD1DE" w14:textId="77777777"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Despite the promising results, it is essential to acknowledge the limitations inherent in the methodology. The most significant consideration is the reliance on the Dynamic World dataset as "pseudo ground truth." While it is a state-of-the-art global product and a highly effective proxy, it is itself the output of a model and is not free from error. It can sometimes struggle with highly heterogeneous landscapes or misclassify classes with similar spectral properties, and these inaccuracies are inevitably propagated to the model during training.</w:t>
      </w:r>
    </w:p>
    <w:p w14:paraId="1A621F92" w14:textId="77777777"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Secondly, the strategic decision to remap nine classes to four, while successful in overcoming the critical class imbalance issue, inherently involves a loss of ecological detail. Consolidating classes like "Built Area," "Crops," and "Bare Ground" into a single "Other" category was necessary for model stability but prevents a more detailed analysis of the specific drivers of deforestation (e.g., distinguishing forest-to-pasture conversion from forest-to-cropland).</w:t>
      </w:r>
    </w:p>
    <w:p w14:paraId="6A450A26" w14:textId="77777777" w:rsidR="009B31F4" w:rsidRPr="00C415EE" w:rsidRDefault="009B31F4"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Finally, the use of annual median composites, while a powerful technique for eliminating cloud cover, inherently masks intra-annual dynamics. Although Colombia does not experience distinct temperate seasons, its landscapes are subject to significant short-term changes driven by factors such as precipitation cycles, human activity, and agricultural calendars. For instance, a pasture might appear spectrally different during a drier period versus a wetter one, or a field used for short-cycle crops might be bare at one point in the year and vegetated at another. These nuances are averaged out in a yearly composite. Therefore, while this approach is highly </w:t>
      </w:r>
      <w:r w:rsidRPr="00C415EE">
        <w:rPr>
          <w:rFonts w:ascii="Times New Roman" w:hAnsi="Times New Roman" w:cs="Times New Roman"/>
          <w:sz w:val="24"/>
          <w:szCs w:val="24"/>
          <w:lang w:val="en-GB"/>
        </w:rPr>
        <w:lastRenderedPageBreak/>
        <w:t>effective for detecting permanent land cover conversions like deforestation, it is less suited for monitoring more dynamic land use patterns or subtle phenological shifts within the year.</w:t>
      </w:r>
    </w:p>
    <w:p w14:paraId="6444B5B7" w14:textId="765C6922" w:rsidR="00E647EA" w:rsidRPr="00851560" w:rsidRDefault="00851560" w:rsidP="00D45DAC">
      <w:pPr>
        <w:pStyle w:val="Heading2"/>
        <w:spacing w:line="360" w:lineRule="auto"/>
        <w:ind w:left="0"/>
        <w:rPr>
          <w:b/>
          <w:bCs/>
          <w:i w:val="0"/>
          <w:iCs/>
          <w:lang w:val="en-GB"/>
        </w:rPr>
      </w:pPr>
      <w:bookmarkStart w:id="44" w:name="_Toc207365464"/>
      <w:r w:rsidRPr="00851560">
        <w:rPr>
          <w:b/>
          <w:bCs/>
          <w:i w:val="0"/>
          <w:iCs/>
          <w:lang w:val="en-GB"/>
        </w:rPr>
        <w:t>4.4 FUTURE DIRECTIONS</w:t>
      </w:r>
      <w:bookmarkEnd w:id="44"/>
    </w:p>
    <w:p w14:paraId="3AFC1362" w14:textId="77777777"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The success of this pipeline opens several exciting avenues for future research and development. To address the current limitations, the model could be enhanced by fusing the Dynamic World labels with other available ground-truth sources, such as regional data from local environmental agencies or manually verified points, to create a more robust and accurate training set.</w:t>
      </w:r>
    </w:p>
    <w:p w14:paraId="303154F4" w14:textId="77777777" w:rsidR="009B31F4" w:rsidRPr="00C415EE" w:rsidRDefault="009B31F4"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Architecturally, the clear benefit of the attention mechanism suggests that further exploration of advanced models is warranted. An initial attempt was made to incorporate a pre-trained </w:t>
      </w:r>
      <w:proofErr w:type="spellStart"/>
      <w:r w:rsidRPr="00C415EE">
        <w:rPr>
          <w:rFonts w:ascii="Times New Roman" w:hAnsi="Times New Roman" w:cs="Times New Roman"/>
          <w:sz w:val="24"/>
          <w:szCs w:val="24"/>
          <w:lang w:val="en-GB"/>
        </w:rPr>
        <w:t>ResNet</w:t>
      </w:r>
      <w:proofErr w:type="spellEnd"/>
      <w:r w:rsidRPr="00C415EE">
        <w:rPr>
          <w:rFonts w:ascii="Times New Roman" w:hAnsi="Times New Roman" w:cs="Times New Roman"/>
          <w:sz w:val="24"/>
          <w:szCs w:val="24"/>
          <w:lang w:val="en-GB"/>
        </w:rPr>
        <w:t xml:space="preserve"> backbone via the DeepLabV3+ architecture; however, this resulted in immediate and catastrophic overfitting, as the powerful, pre-trained feature extractor quickly memorized the training data instead of learning generalizable patterns. This experience highlights that simply adopting a powerful backbone is insufficient; the architectural context in which it is placed is critical.</w:t>
      </w:r>
    </w:p>
    <w:p w14:paraId="3A6B9A08" w14:textId="6F94D5E7" w:rsidR="009B31F4" w:rsidRPr="00C415EE" w:rsidRDefault="009B31F4"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Therefore, a more promising future direction would be to test a hybrid U-Net that replaces its simple encoder with a pre-trained, efficient backbone like </w:t>
      </w:r>
      <w:proofErr w:type="spellStart"/>
      <w:r w:rsidRPr="00C415EE">
        <w:rPr>
          <w:rFonts w:ascii="Times New Roman" w:hAnsi="Times New Roman" w:cs="Times New Roman"/>
          <w:sz w:val="24"/>
          <w:szCs w:val="24"/>
          <w:lang w:val="en-GB"/>
        </w:rPr>
        <w:t>EfficientNet</w:t>
      </w:r>
      <w:proofErr w:type="spellEnd"/>
      <w:r w:rsidRPr="00C415EE">
        <w:rPr>
          <w:rFonts w:ascii="Times New Roman" w:hAnsi="Times New Roman" w:cs="Times New Roman"/>
          <w:sz w:val="24"/>
          <w:szCs w:val="24"/>
          <w:lang w:val="en-GB"/>
        </w:rPr>
        <w:t xml:space="preserve">. This approach would synergize the proven feature extraction power of a modern classifier with the U-Net's superior decoder and skip-connection structure, which is well-suited for precise localization. Additionally, exploring architectures beyond the convolutional paradigm, such as the Transformer-based </w:t>
      </w:r>
      <w:proofErr w:type="spellStart"/>
      <w:r w:rsidRPr="00C415EE">
        <w:rPr>
          <w:rFonts w:ascii="Times New Roman" w:hAnsi="Times New Roman" w:cs="Times New Roman"/>
          <w:sz w:val="24"/>
          <w:szCs w:val="24"/>
          <w:lang w:val="en-GB"/>
        </w:rPr>
        <w:t>SegFormer</w:t>
      </w:r>
      <w:proofErr w:type="spellEnd"/>
      <w:r w:rsidRPr="00C415EE">
        <w:rPr>
          <w:rFonts w:ascii="Times New Roman" w:hAnsi="Times New Roman" w:cs="Times New Roman"/>
          <w:sz w:val="24"/>
          <w:szCs w:val="24"/>
          <w:lang w:val="en-GB"/>
        </w:rPr>
        <w:t>, could yield further performance gains by better capturing long-range spatial context in the imagery.</w:t>
      </w:r>
    </w:p>
    <w:p w14:paraId="6F792CDD" w14:textId="6B691C32" w:rsidR="003F1EE8" w:rsidRPr="009B5E54" w:rsidRDefault="00E647EA" w:rsidP="00D45DAC">
      <w:pPr>
        <w:spacing w:line="360" w:lineRule="auto"/>
        <w:jc w:val="both"/>
        <w:rPr>
          <w:rFonts w:ascii="Times New Roman" w:hAnsi="Times New Roman" w:cs="Times New Roman"/>
          <w:lang w:val="en-GB"/>
        </w:rPr>
      </w:pPr>
      <w:r w:rsidRPr="00C415EE">
        <w:rPr>
          <w:rFonts w:ascii="Times New Roman" w:hAnsi="Times New Roman" w:cs="Times New Roman"/>
          <w:sz w:val="24"/>
          <w:szCs w:val="24"/>
          <w:lang w:val="en-GB"/>
        </w:rPr>
        <w:t>From an application standpoint, the analysis could be extended to a finer temporal resolution, moving from annual to seasonal or quarterly composites. This would allow for a more dynamic monitoring system capable of providing earlier warnings of deforestation activities. Ultimately, the entire workflow could be operationalized and deployed on a cloud platform, creating a near-real-time monitoring tool that automatically ingests new Sentinel-2 imagery and flags areas of significant forest change, providing a powerful, data-driven asset in the ongoing effort to protect Colombia's vital forest ecosystems.</w:t>
      </w:r>
      <w:r w:rsidR="003F1EE8" w:rsidRPr="009B5E54">
        <w:rPr>
          <w:rFonts w:ascii="Times New Roman" w:hAnsi="Times New Roman" w:cs="Times New Roman"/>
          <w:lang w:val="en-GB"/>
        </w:rPr>
        <w:br w:type="page"/>
      </w:r>
    </w:p>
    <w:p w14:paraId="3D68A44A" w14:textId="2A2F161D" w:rsidR="003F1EE8" w:rsidRPr="00C67254" w:rsidRDefault="003F1EE8" w:rsidP="00346411">
      <w:pPr>
        <w:pStyle w:val="Heading1"/>
        <w:numPr>
          <w:ilvl w:val="0"/>
          <w:numId w:val="27"/>
        </w:numPr>
        <w:rPr>
          <w:b/>
          <w:bCs/>
          <w:lang w:val="en-GB"/>
        </w:rPr>
      </w:pPr>
      <w:bookmarkStart w:id="45" w:name="_Toc207365465"/>
      <w:r w:rsidRPr="00C67254">
        <w:rPr>
          <w:b/>
          <w:bCs/>
          <w:lang w:val="en-GB"/>
        </w:rPr>
        <w:lastRenderedPageBreak/>
        <w:t>CONCLUSIONS</w:t>
      </w:r>
      <w:bookmarkEnd w:id="45"/>
    </w:p>
    <w:p w14:paraId="6C4DCE89" w14:textId="77777777" w:rsidR="006F03B7" w:rsidRPr="009B5E54" w:rsidRDefault="006F03B7" w:rsidP="006F03B7">
      <w:pPr>
        <w:pStyle w:val="ListParagraph"/>
        <w:ind w:left="1080"/>
        <w:rPr>
          <w:rFonts w:ascii="Times New Roman" w:hAnsi="Times New Roman" w:cs="Times New Roman"/>
          <w:lang w:val="en-GB"/>
        </w:rPr>
      </w:pPr>
    </w:p>
    <w:p w14:paraId="5BB78E4D" w14:textId="43198752" w:rsidR="006F03B7" w:rsidRPr="00C415EE" w:rsidRDefault="006F03B7" w:rsidP="00C415EE">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This study successfully developed and validated a scalable, automated deep learning pipeline for monitoring deforestation in the critically threatened Colombian Amazon. By leveraging the planetary-scale capabilities of Google Earth Engine and the globally consistent labels of the Dynamic World dataset, this work effectively addressed the persistent challenge of training data scarcity in remote sensing applications. The primary goals of this research, to design an automated data generation workflow, to compare state-of-the-art segmentation architectures, and to produce a quantitative analysis of forest change, were all successfully achieved.</w:t>
      </w:r>
    </w:p>
    <w:p w14:paraId="2BDB1430" w14:textId="77777777" w:rsidR="006F03B7" w:rsidRPr="00C415EE" w:rsidRDefault="006F03B7" w:rsidP="00C415EE">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The comparative analysis of neural network architectures yielded a clear and significant finding: the Attention U-Net demonstrated superior performance over the standard U-Net baseline. By integrating attention gates into its skip connections, the model learned to focus on the most salient features, resulting in more stable training, a higher 4-class validation Mean </w:t>
      </w:r>
      <w:proofErr w:type="spellStart"/>
      <w:r w:rsidRPr="00C415EE">
        <w:rPr>
          <w:rFonts w:ascii="Times New Roman" w:hAnsi="Times New Roman" w:cs="Times New Roman"/>
          <w:sz w:val="24"/>
          <w:szCs w:val="24"/>
          <w:lang w:val="en-GB"/>
        </w:rPr>
        <w:t>IoU</w:t>
      </w:r>
      <w:proofErr w:type="spellEnd"/>
      <w:r w:rsidRPr="00C415EE">
        <w:rPr>
          <w:rFonts w:ascii="Times New Roman" w:hAnsi="Times New Roman" w:cs="Times New Roman"/>
          <w:sz w:val="24"/>
          <w:szCs w:val="24"/>
          <w:lang w:val="en-GB"/>
        </w:rPr>
        <w:t xml:space="preserve"> (0.674 vs. 0.609), and a more effective balance between precision and recall on the final binary classification task. While the standard U-Net achieved high precision, its lower recall made it less suitable for the comprehensive monitoring required for conservation. The Attention U-Net, with a final Forest F1-score of 0.93 and a recall of 0.90, proved to be the more robust and reliable tool for the specific objective of identifying forest cover.</w:t>
      </w:r>
    </w:p>
    <w:p w14:paraId="00C72DB6" w14:textId="77777777" w:rsidR="004A267C" w:rsidRPr="00C415EE" w:rsidRDefault="006F03B7" w:rsidP="00C415EE">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Ultimately, the application of the trained Attention U-Net model to a 4,430.23 km² Region of Interest (ROI) within the San José del Guaviare deforestation hotspot translated this technical success into actionable environmental insight. The analysis revealed a net forest loss of 177.30 km² within this specific ROI between 2021 and 2023, providing a granular, data-driven assessment of land cover change. This work concludes that the combination of a nuanced 4-class training strategy and an attention-based deep learning architecture provides a powerful and effective methodology for large-scale deforestation monitoring. The resulting pipeline represents a significant step forward, offering a scalable, cost-effective, and reproducible tool that can empower conservation efforts and inform policy interventions in the ongoing fight to protect Colombia's invaluable forest ecosystems.</w:t>
      </w:r>
    </w:p>
    <w:p w14:paraId="156F587B" w14:textId="77777777" w:rsidR="004A267C" w:rsidRPr="009B5E54" w:rsidRDefault="004A267C" w:rsidP="00231B7A">
      <w:pPr>
        <w:jc w:val="both"/>
        <w:rPr>
          <w:rFonts w:ascii="Times New Roman" w:hAnsi="Times New Roman" w:cs="Times New Roman"/>
          <w:lang w:val="en-GB"/>
        </w:rPr>
      </w:pPr>
    </w:p>
    <w:p w14:paraId="3665E5B0" w14:textId="77777777" w:rsidR="000941CD" w:rsidRDefault="005B5753" w:rsidP="000941CD">
      <w:pPr>
        <w:pStyle w:val="Heading1"/>
        <w:rPr>
          <w:b/>
          <w:bCs/>
          <w:lang w:val="en-GB"/>
        </w:rPr>
      </w:pPr>
      <w:r w:rsidRPr="009B5E54">
        <w:rPr>
          <w:rFonts w:cs="Times New Roman"/>
          <w:lang w:val="en-GB"/>
        </w:rPr>
        <w:br w:type="page"/>
      </w:r>
      <w:bookmarkStart w:id="46" w:name="_Toc207365466"/>
      <w:r w:rsidR="000941CD" w:rsidRPr="00346411">
        <w:rPr>
          <w:b/>
          <w:bCs/>
          <w:lang w:val="en-GB"/>
        </w:rPr>
        <w:lastRenderedPageBreak/>
        <w:t>ACKNOWLEDGEMENTS</w:t>
      </w:r>
      <w:bookmarkEnd w:id="46"/>
    </w:p>
    <w:p w14:paraId="7E295F3C" w14:textId="77777777" w:rsidR="000941CD" w:rsidRPr="00017E05" w:rsidRDefault="000941CD" w:rsidP="000941CD">
      <w:pPr>
        <w:rPr>
          <w:lang w:val="en-GB"/>
        </w:rPr>
      </w:pPr>
    </w:p>
    <w:p w14:paraId="143779E2" w14:textId="77777777" w:rsidR="000941CD" w:rsidRPr="00017E05" w:rsidRDefault="000941CD" w:rsidP="000941CD">
      <w:pPr>
        <w:jc w:val="both"/>
        <w:rPr>
          <w:rFonts w:ascii="Times New Roman" w:hAnsi="Times New Roman" w:cs="Times New Roman"/>
          <w:sz w:val="24"/>
          <w:szCs w:val="24"/>
          <w:lang w:val="en-GB"/>
        </w:rPr>
      </w:pPr>
      <w:r w:rsidRPr="00017E05">
        <w:rPr>
          <w:rFonts w:ascii="Times New Roman" w:hAnsi="Times New Roman" w:cs="Times New Roman"/>
          <w:sz w:val="24"/>
          <w:szCs w:val="24"/>
          <w:lang w:val="en-GB"/>
        </w:rPr>
        <w:t xml:space="preserve">I would like to express my deepest gratitude to my supervisors, Professor David Schultz and Dr. </w:t>
      </w:r>
      <w:proofErr w:type="spellStart"/>
      <w:r w:rsidRPr="00017E05">
        <w:rPr>
          <w:rFonts w:ascii="Times New Roman" w:hAnsi="Times New Roman" w:cs="Times New Roman"/>
          <w:sz w:val="24"/>
          <w:szCs w:val="24"/>
          <w:lang w:val="en-GB"/>
        </w:rPr>
        <w:t>Polyanna</w:t>
      </w:r>
      <w:proofErr w:type="spellEnd"/>
      <w:r w:rsidRPr="00017E05">
        <w:rPr>
          <w:rFonts w:ascii="Times New Roman" w:hAnsi="Times New Roman" w:cs="Times New Roman"/>
          <w:sz w:val="24"/>
          <w:szCs w:val="24"/>
          <w:lang w:val="en-GB"/>
        </w:rPr>
        <w:t xml:space="preserve"> Bispo. I am sincerely thankful for their belief in this project from its inception and for their invaluable guidance throughout its development. Their domain knowledge and expert feedback were essential in shaping the methodology and ensuring the scientific rigor of this work.</w:t>
      </w:r>
    </w:p>
    <w:p w14:paraId="1FA0A438" w14:textId="086781AA" w:rsidR="00703BD5" w:rsidRDefault="000941CD" w:rsidP="00B279F0">
      <w:pPr>
        <w:jc w:val="both"/>
        <w:rPr>
          <w:rFonts w:ascii="Times New Roman" w:hAnsi="Times New Roman" w:cs="Times New Roman"/>
          <w:sz w:val="24"/>
          <w:szCs w:val="24"/>
          <w:lang w:val="en-GB"/>
        </w:rPr>
      </w:pPr>
      <w:r w:rsidRPr="00017E05">
        <w:rPr>
          <w:rFonts w:ascii="Times New Roman" w:hAnsi="Times New Roman" w:cs="Times New Roman"/>
          <w:sz w:val="24"/>
          <w:szCs w:val="24"/>
          <w:lang w:val="en-GB"/>
        </w:rPr>
        <w:t>I also wish to extend a special thanks to my sister, whose passion for conservation inspired me to apply data science to the environmental challenges our home country faces. Her insights were instrumental in helping me understand the complexities of deforestation in Colombia on a deeper level.</w:t>
      </w:r>
    </w:p>
    <w:p w14:paraId="3C725D2A" w14:textId="77777777" w:rsidR="00E96799" w:rsidRDefault="00E96799" w:rsidP="000941CD">
      <w:pPr>
        <w:spacing w:line="276" w:lineRule="auto"/>
        <w:jc w:val="both"/>
        <w:rPr>
          <w:rFonts w:ascii="Times New Roman" w:hAnsi="Times New Roman" w:cs="Times New Roman"/>
          <w:sz w:val="24"/>
          <w:szCs w:val="24"/>
          <w:lang w:val="en-GB"/>
        </w:rPr>
      </w:pPr>
    </w:p>
    <w:p w14:paraId="72D0331C" w14:textId="15236C0C" w:rsidR="00703BD5" w:rsidRDefault="00E96799" w:rsidP="00703BD5">
      <w:pPr>
        <w:pStyle w:val="Heading1"/>
        <w:rPr>
          <w:b/>
          <w:bCs/>
          <w:lang w:val="en-GB"/>
        </w:rPr>
      </w:pPr>
      <w:bookmarkStart w:id="47" w:name="_Toc207365467"/>
      <w:r>
        <w:rPr>
          <w:b/>
          <w:bCs/>
          <w:lang w:val="en-GB"/>
        </w:rPr>
        <w:t xml:space="preserve">DATA </w:t>
      </w:r>
      <w:r w:rsidR="00703BD5">
        <w:rPr>
          <w:b/>
          <w:bCs/>
          <w:lang w:val="en-GB"/>
        </w:rPr>
        <w:t>AVAILABILITY</w:t>
      </w:r>
      <w:bookmarkEnd w:id="47"/>
    </w:p>
    <w:p w14:paraId="38459C87" w14:textId="77777777" w:rsidR="00703BD5" w:rsidRPr="00017E05" w:rsidRDefault="00703BD5" w:rsidP="00703BD5">
      <w:pPr>
        <w:rPr>
          <w:lang w:val="en-GB"/>
        </w:rPr>
      </w:pPr>
    </w:p>
    <w:p w14:paraId="6192BB7C" w14:textId="56D5A6E8" w:rsidR="00703BD5" w:rsidRDefault="00703BD5" w:rsidP="00703BD5">
      <w:pPr>
        <w:spacing w:line="276" w:lineRule="auto"/>
        <w:jc w:val="both"/>
        <w:rPr>
          <w:rFonts w:ascii="Times New Roman" w:hAnsi="Times New Roman" w:cs="Times New Roman"/>
          <w:sz w:val="24"/>
          <w:szCs w:val="24"/>
          <w:lang w:val="en-GB"/>
        </w:rPr>
      </w:pPr>
      <w:r w:rsidRPr="00703BD5">
        <w:rPr>
          <w:rFonts w:ascii="Times New Roman" w:hAnsi="Times New Roman" w:cs="Times New Roman"/>
          <w:sz w:val="24"/>
          <w:szCs w:val="24"/>
          <w:lang w:val="en-GB"/>
        </w:rPr>
        <w:t>The repository for this project is publicly available at</w:t>
      </w:r>
      <w:r w:rsidR="004438A9">
        <w:rPr>
          <w:rFonts w:ascii="Times New Roman" w:hAnsi="Times New Roman" w:cs="Times New Roman"/>
          <w:sz w:val="24"/>
          <w:szCs w:val="24"/>
          <w:lang w:val="en-GB"/>
        </w:rPr>
        <w:t xml:space="preserve"> </w:t>
      </w:r>
      <w:hyperlink r:id="rId19" w:history="1">
        <w:r w:rsidR="004438A9" w:rsidRPr="0092557D">
          <w:rPr>
            <w:rStyle w:val="Hyperlink"/>
            <w:rFonts w:ascii="Times New Roman" w:hAnsi="Times New Roman" w:cs="Times New Roman"/>
            <w:sz w:val="24"/>
            <w:szCs w:val="24"/>
            <w:lang w:val="en-GB"/>
          </w:rPr>
          <w:t>https://github.com/esteban-russi/sentinel2-dl-deforestation</w:t>
        </w:r>
      </w:hyperlink>
      <w:r w:rsidR="00BB733A">
        <w:rPr>
          <w:rFonts w:ascii="Times New Roman" w:hAnsi="Times New Roman" w:cs="Times New Roman"/>
          <w:sz w:val="24"/>
          <w:szCs w:val="24"/>
          <w:lang w:val="en-GB"/>
        </w:rPr>
        <w:t>.</w:t>
      </w:r>
    </w:p>
    <w:p w14:paraId="4D8217CE" w14:textId="77777777" w:rsidR="00BB733A" w:rsidRPr="00E34AC3" w:rsidRDefault="00BB733A" w:rsidP="00703BD5">
      <w:pPr>
        <w:spacing w:line="276" w:lineRule="auto"/>
        <w:jc w:val="both"/>
        <w:rPr>
          <w:rFonts w:ascii="Times New Roman" w:hAnsi="Times New Roman" w:cs="Times New Roman"/>
          <w:sz w:val="24"/>
          <w:szCs w:val="24"/>
          <w:lang w:val="en-GB"/>
        </w:rPr>
      </w:pPr>
    </w:p>
    <w:p w14:paraId="61541C57" w14:textId="77777777" w:rsidR="00703BD5" w:rsidRPr="00E34AC3" w:rsidRDefault="00703BD5" w:rsidP="000941CD">
      <w:pPr>
        <w:spacing w:line="276" w:lineRule="auto"/>
        <w:jc w:val="both"/>
        <w:rPr>
          <w:rFonts w:ascii="Times New Roman" w:hAnsi="Times New Roman" w:cs="Times New Roman"/>
          <w:sz w:val="24"/>
          <w:szCs w:val="24"/>
          <w:lang w:val="en-GB"/>
        </w:rPr>
      </w:pPr>
    </w:p>
    <w:p w14:paraId="7548165A" w14:textId="60F145D7" w:rsidR="00E96799" w:rsidRPr="00E96799" w:rsidRDefault="00E96799" w:rsidP="00E96799">
      <w:pPr>
        <w:jc w:val="both"/>
        <w:rPr>
          <w:rFonts w:ascii="Times New Roman" w:hAnsi="Times New Roman" w:cs="Times New Roman"/>
          <w:sz w:val="24"/>
          <w:szCs w:val="24"/>
          <w:lang w:val="en-GB"/>
        </w:rPr>
      </w:pPr>
    </w:p>
    <w:p w14:paraId="639EADC6" w14:textId="77777777" w:rsidR="00E96799" w:rsidRDefault="00E96799">
      <w:pPr>
        <w:rPr>
          <w:rFonts w:ascii="Times New Roman" w:eastAsiaTheme="majorEastAsia" w:hAnsi="Times New Roman" w:cstheme="majorBidi"/>
          <w:b/>
          <w:bCs/>
          <w:sz w:val="24"/>
          <w:szCs w:val="40"/>
          <w:lang w:val="en-GB"/>
        </w:rPr>
      </w:pPr>
      <w:r>
        <w:rPr>
          <w:b/>
          <w:bCs/>
          <w:lang w:val="en-GB"/>
        </w:rPr>
        <w:br w:type="page"/>
      </w:r>
    </w:p>
    <w:p w14:paraId="37FF7102" w14:textId="231123FF" w:rsidR="006E58A3" w:rsidRPr="00C67254" w:rsidRDefault="00287B2C" w:rsidP="00E96799">
      <w:pPr>
        <w:pStyle w:val="Heading1"/>
        <w:ind w:left="720"/>
        <w:rPr>
          <w:b/>
          <w:bCs/>
          <w:lang w:val="en-GB"/>
        </w:rPr>
      </w:pPr>
      <w:bookmarkStart w:id="48" w:name="_Toc207365468"/>
      <w:r w:rsidRPr="00C67254">
        <w:rPr>
          <w:b/>
          <w:bCs/>
          <w:lang w:val="en-GB"/>
        </w:rPr>
        <w:lastRenderedPageBreak/>
        <w:t>REFERENCES</w:t>
      </w:r>
      <w:bookmarkEnd w:id="48"/>
    </w:p>
    <w:p w14:paraId="62A7A611" w14:textId="77777777" w:rsidR="007218F2" w:rsidRPr="009B5E54" w:rsidRDefault="00611A0A" w:rsidP="007218F2">
      <w:pPr>
        <w:jc w:val="both"/>
        <w:rPr>
          <w:rFonts w:ascii="Times New Roman" w:hAnsi="Times New Roman" w:cs="Times New Roman"/>
          <w:noProof/>
          <w:lang w:val="en-GB"/>
        </w:rPr>
      </w:pPr>
      <w:commentRangeStart w:id="49"/>
      <w:commentRangeEnd w:id="49"/>
      <w:r w:rsidRPr="009B5E54">
        <w:rPr>
          <w:rStyle w:val="CommentReference"/>
          <w:lang w:val="en-GB"/>
        </w:rPr>
        <w:commentReference w:id="49"/>
      </w:r>
    </w:p>
    <w:p w14:paraId="549ABE0E" w14:textId="01F62DAE"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Alshehri, M., Ouadou, A. and Scott, G. J. (2024).</w:t>
      </w:r>
      <w:r w:rsidR="00C24B30" w:rsidRPr="009B5E54">
        <w:rPr>
          <w:rFonts w:ascii="Times New Roman" w:hAnsi="Times New Roman" w:cs="Times New Roman"/>
          <w:noProof/>
          <w:lang w:val="en-GB"/>
        </w:rPr>
        <w:t xml:space="preserve"> </w:t>
      </w:r>
      <w:r w:rsidRPr="009B5E54">
        <w:rPr>
          <w:rFonts w:ascii="Times New Roman" w:hAnsi="Times New Roman" w:cs="Times New Roman"/>
          <w:noProof/>
          <w:lang w:val="en-GB"/>
        </w:rPr>
        <w:t xml:space="preserve">‘Deep Transformer-Based Network Deforestation Detection in the Brazilian Amazon Using Sentinel-2 Imagery’, IEEE Geoscience and </w:t>
      </w:r>
      <w:r w:rsidR="00E45CD0" w:rsidRPr="009B5E54">
        <w:rPr>
          <w:rFonts w:ascii="Times New Roman" w:hAnsi="Times New Roman" w:cs="Times New Roman"/>
          <w:noProof/>
          <w:lang w:val="en-GB"/>
        </w:rPr>
        <w:t>R</w:t>
      </w:r>
      <w:r w:rsidRPr="009B5E54">
        <w:rPr>
          <w:rFonts w:ascii="Times New Roman" w:hAnsi="Times New Roman" w:cs="Times New Roman"/>
          <w:noProof/>
          <w:lang w:val="en-GB"/>
        </w:rPr>
        <w:t>emote Remote Ssensing Lletters, 21</w:t>
      </w:r>
      <w:r w:rsidR="00A754FE" w:rsidRPr="009B5E54">
        <w:rPr>
          <w:rFonts w:ascii="Times New Roman" w:hAnsi="Times New Roman" w:cs="Times New Roman"/>
          <w:noProof/>
          <w:lang w:val="en-GB"/>
        </w:rPr>
        <w:t xml:space="preserve">. </w:t>
      </w:r>
      <w:r w:rsidR="00E1032E" w:rsidRPr="009B5E54">
        <w:rPr>
          <w:rFonts w:ascii="Times New Roman" w:hAnsi="Times New Roman" w:cs="Times New Roman"/>
          <w:noProof/>
          <w:lang w:val="en-GB"/>
        </w:rPr>
        <w:t>https://doi.org/10.1109/LGRS.2024.3355104</w:t>
      </w:r>
      <w:r w:rsidRPr="009B5E54">
        <w:rPr>
          <w:rFonts w:ascii="Times New Roman" w:hAnsi="Times New Roman" w:cs="Times New Roman"/>
          <w:noProof/>
          <w:lang w:val="en-GB"/>
        </w:rPr>
        <w:t>.</w:t>
      </w:r>
    </w:p>
    <w:p w14:paraId="20F7CCC1" w14:textId="2048D5EC" w:rsidR="00E1032E" w:rsidRPr="009B5E54" w:rsidRDefault="00E1032E"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Balaniuk, R., Isupova, O. and Reece, S. (2020). Mining and Tailings Dam Detection in Satellite Imagery Using Deep Learning. Sensors (Basel, Switzerland), 20(23), p.6936.</w:t>
      </w:r>
      <w:r w:rsidR="00004BE5" w:rsidRPr="009B5E54">
        <w:rPr>
          <w:rFonts w:ascii="Times New Roman" w:hAnsi="Times New Roman" w:cs="Times New Roman"/>
          <w:noProof/>
          <w:lang w:val="en-GB"/>
        </w:rPr>
        <w:t xml:space="preserve"> https://doi.org/10.3390/s20236936.</w:t>
      </w:r>
    </w:p>
    <w:p w14:paraId="4F79FDCB" w14:textId="1759476E" w:rsidR="007218F2" w:rsidRPr="00B279F0"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Belgiu, M. and Drăguţ, L. (2016). ‘Random forest in remote sensing: A review of applications and future directions’, ISPRS </w:t>
      </w:r>
      <w:r w:rsidR="00E45CD0" w:rsidRPr="009B5E54">
        <w:rPr>
          <w:rFonts w:ascii="Times New Roman" w:hAnsi="Times New Roman" w:cs="Times New Roman"/>
          <w:noProof/>
          <w:lang w:val="en-GB"/>
        </w:rPr>
        <w:t>Journal Of Photogrammetry And Remote Sensing</w:t>
      </w:r>
      <w:r w:rsidRPr="009B5E54">
        <w:rPr>
          <w:rFonts w:ascii="Times New Roman" w:hAnsi="Times New Roman" w:cs="Times New Roman"/>
          <w:noProof/>
          <w:lang w:val="en-GB"/>
        </w:rPr>
        <w:t xml:space="preserve">, 114.  </w:t>
      </w:r>
      <w:r w:rsidRPr="00B279F0">
        <w:rPr>
          <w:rFonts w:ascii="Times New Roman" w:hAnsi="Times New Roman" w:cs="Times New Roman"/>
          <w:noProof/>
          <w:lang w:val="en-GB"/>
        </w:rPr>
        <w:t>https://doi.org/10.1016/j.isprsjprs.2016.01.011.</w:t>
      </w:r>
    </w:p>
    <w:p w14:paraId="160A455E" w14:textId="56D7D44B" w:rsidR="007218F2" w:rsidRPr="00B279F0" w:rsidRDefault="009875AF" w:rsidP="00C415EE">
      <w:pPr>
        <w:spacing w:line="240" w:lineRule="auto"/>
        <w:ind w:left="510" w:hanging="510"/>
        <w:jc w:val="both"/>
        <w:rPr>
          <w:rFonts w:ascii="Times New Roman" w:hAnsi="Times New Roman" w:cs="Times New Roman"/>
          <w:noProof/>
        </w:rPr>
      </w:pPr>
      <w:r w:rsidRPr="009875AF">
        <w:rPr>
          <w:rFonts w:ascii="Times New Roman" w:hAnsi="Times New Roman" w:cs="Times New Roman"/>
          <w:noProof/>
          <w:lang w:val="en-GB"/>
        </w:rPr>
        <w:t xml:space="preserve">Brown, Christopher F, Steven P Brumby, Brookie Guzder-Williams, Tanya Birch, Samantha Brooks Hyde, Joseph Mazzariello, Wanda Czerwinski, et al. </w:t>
      </w:r>
      <w:r w:rsidR="007218F2" w:rsidRPr="009B5E54">
        <w:rPr>
          <w:rFonts w:ascii="Times New Roman" w:hAnsi="Times New Roman" w:cs="Times New Roman"/>
          <w:noProof/>
          <w:lang w:val="en-GB"/>
        </w:rPr>
        <w:t xml:space="preserve">(2022). ‘Dynamic World, Near real-time global 10 m land use land cover mapping’, Scientific Data, 9 (1), p. 251.  </w:t>
      </w:r>
      <w:r w:rsidR="00760469" w:rsidRPr="00B279F0">
        <w:rPr>
          <w:rFonts w:ascii="Times New Roman" w:hAnsi="Times New Roman" w:cs="Times New Roman"/>
          <w:noProof/>
        </w:rPr>
        <w:t>https://doi.org/10.1038/s41597-022-01307-4</w:t>
      </w:r>
      <w:r w:rsidR="007218F2" w:rsidRPr="00B279F0">
        <w:rPr>
          <w:rFonts w:ascii="Times New Roman" w:hAnsi="Times New Roman" w:cs="Times New Roman"/>
          <w:noProof/>
        </w:rPr>
        <w:t>.</w:t>
      </w:r>
    </w:p>
    <w:p w14:paraId="27CC51DB" w14:textId="6CD07091" w:rsidR="00760469" w:rsidRPr="009B5E54" w:rsidRDefault="003B6835" w:rsidP="00C415EE">
      <w:pPr>
        <w:spacing w:line="240" w:lineRule="auto"/>
        <w:ind w:left="510" w:hanging="510"/>
        <w:jc w:val="both"/>
        <w:rPr>
          <w:rFonts w:ascii="Times New Roman" w:hAnsi="Times New Roman" w:cs="Times New Roman"/>
          <w:noProof/>
          <w:lang w:val="en-GB"/>
        </w:rPr>
      </w:pPr>
      <w:r w:rsidRPr="003B6835">
        <w:rPr>
          <w:rFonts w:ascii="Times New Roman" w:hAnsi="Times New Roman" w:cs="Times New Roman"/>
          <w:noProof/>
        </w:rPr>
        <w:t>de Bem, Pablo, Osmar de Carvalho Junior, Renato Fontes Guimarães, and Roberto Trancoso Gomes.</w:t>
      </w:r>
      <w:r w:rsidR="00760469" w:rsidRPr="003B6835">
        <w:rPr>
          <w:rFonts w:ascii="Times New Roman" w:hAnsi="Times New Roman" w:cs="Times New Roman"/>
          <w:noProof/>
        </w:rPr>
        <w:t xml:space="preserve"> </w:t>
      </w:r>
      <w:r w:rsidR="00760469" w:rsidRPr="009B5E54">
        <w:rPr>
          <w:rFonts w:ascii="Times New Roman" w:hAnsi="Times New Roman" w:cs="Times New Roman"/>
          <w:noProof/>
          <w:lang w:val="en-GB"/>
        </w:rPr>
        <w:t xml:space="preserve">(2020). </w:t>
      </w:r>
      <w:r w:rsidR="00310CF6">
        <w:rPr>
          <w:rFonts w:ascii="Times New Roman" w:hAnsi="Times New Roman" w:cs="Times New Roman"/>
          <w:noProof/>
          <w:lang w:val="en-GB"/>
        </w:rPr>
        <w:t>‘</w:t>
      </w:r>
      <w:r w:rsidR="00760469" w:rsidRPr="009B5E54">
        <w:rPr>
          <w:rFonts w:ascii="Times New Roman" w:hAnsi="Times New Roman" w:cs="Times New Roman"/>
          <w:noProof/>
          <w:lang w:val="en-GB"/>
        </w:rPr>
        <w:t>Change Detection of Deforestation in the Brazilian Amazon Using Landsat Data and Convolutional Neural Networks.</w:t>
      </w:r>
      <w:r w:rsidR="00310CF6">
        <w:rPr>
          <w:rFonts w:ascii="Times New Roman" w:hAnsi="Times New Roman" w:cs="Times New Roman"/>
          <w:noProof/>
          <w:lang w:val="en-GB"/>
        </w:rPr>
        <w:t>’</w:t>
      </w:r>
      <w:r w:rsidR="00760469" w:rsidRPr="009B5E54">
        <w:rPr>
          <w:rFonts w:ascii="Times New Roman" w:hAnsi="Times New Roman" w:cs="Times New Roman"/>
          <w:noProof/>
          <w:lang w:val="en-GB"/>
        </w:rPr>
        <w:t xml:space="preserve"> Remote sensing (Basel, Switzerland), 12(6), p.901.</w:t>
      </w:r>
      <w:r w:rsidR="00381E72" w:rsidRPr="009B5E54">
        <w:rPr>
          <w:rFonts w:ascii="Times New Roman" w:hAnsi="Times New Roman" w:cs="Times New Roman"/>
          <w:noProof/>
          <w:lang w:val="en-GB"/>
        </w:rPr>
        <w:t xml:space="preserve"> https://doi.org/10.3390/rs12060901.</w:t>
      </w:r>
    </w:p>
    <w:p w14:paraId="2313DADA" w14:textId="712A89C6" w:rsidR="007218F2" w:rsidRPr="009B5E54" w:rsidRDefault="00310CF6" w:rsidP="00C415EE">
      <w:pPr>
        <w:spacing w:line="240" w:lineRule="auto"/>
        <w:ind w:left="510" w:hanging="510"/>
        <w:jc w:val="both"/>
        <w:rPr>
          <w:rFonts w:ascii="Times New Roman" w:hAnsi="Times New Roman" w:cs="Times New Roman"/>
          <w:noProof/>
          <w:lang w:val="en-GB"/>
        </w:rPr>
      </w:pPr>
      <w:r w:rsidRPr="00B279F0">
        <w:rPr>
          <w:rFonts w:ascii="Times New Roman" w:hAnsi="Times New Roman" w:cs="Times New Roman"/>
          <w:noProof/>
          <w:lang w:val="en-GB"/>
        </w:rPr>
        <w:t>Drusch, M, U Del Bello, S Carlier, O Colin, V Fernandez, F Gascon, B Hoersch</w:t>
      </w:r>
      <w:r w:rsidR="007218F2" w:rsidRPr="00B279F0">
        <w:rPr>
          <w:rFonts w:ascii="Times New Roman" w:hAnsi="Times New Roman" w:cs="Times New Roman"/>
          <w:noProof/>
          <w:lang w:val="en-GB"/>
        </w:rPr>
        <w:t xml:space="preserve">. </w:t>
      </w:r>
      <w:r w:rsidR="007218F2" w:rsidRPr="009B5E54">
        <w:rPr>
          <w:rFonts w:ascii="Times New Roman" w:hAnsi="Times New Roman" w:cs="Times New Roman"/>
          <w:noProof/>
          <w:lang w:val="en-GB"/>
        </w:rPr>
        <w:t xml:space="preserve">(2012). ‘Sentinel-2: ESA's Optical High-Resolution Mission for GMES Operational Services’, Remote </w:t>
      </w:r>
      <w:r w:rsidR="00E45CD0"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ensing of </w:t>
      </w:r>
      <w:r w:rsidR="00E00E7D" w:rsidRPr="009B5E54">
        <w:rPr>
          <w:rFonts w:ascii="Times New Roman" w:hAnsi="Times New Roman" w:cs="Times New Roman"/>
          <w:noProof/>
          <w:lang w:val="en-GB"/>
        </w:rPr>
        <w:t>E</w:t>
      </w:r>
      <w:r w:rsidR="007218F2" w:rsidRPr="009B5E54">
        <w:rPr>
          <w:rFonts w:ascii="Times New Roman" w:hAnsi="Times New Roman" w:cs="Times New Roman"/>
          <w:noProof/>
          <w:lang w:val="en-GB"/>
        </w:rPr>
        <w:t>nvironment, 120.  https://doi.org/10.1016/j.rse.2011.11.026.</w:t>
      </w:r>
    </w:p>
    <w:p w14:paraId="4BBF9D69" w14:textId="1B454E9C" w:rsidR="007218F2" w:rsidRPr="009B5E54" w:rsidRDefault="0051742A" w:rsidP="00C415EE">
      <w:pPr>
        <w:spacing w:line="240" w:lineRule="auto"/>
        <w:ind w:left="510" w:hanging="510"/>
        <w:jc w:val="both"/>
        <w:rPr>
          <w:rFonts w:ascii="Times New Roman" w:hAnsi="Times New Roman" w:cs="Times New Roman"/>
          <w:noProof/>
          <w:lang w:val="en-GB"/>
        </w:rPr>
      </w:pPr>
      <w:r w:rsidRPr="00B04EE2">
        <w:rPr>
          <w:rFonts w:ascii="Times New Roman" w:hAnsi="Times New Roman" w:cs="Times New Roman"/>
          <w:noProof/>
          <w:lang w:val="en-GB"/>
        </w:rPr>
        <w:t>Ferreira, E, M Brito, R Balaniuk, M. S Alvim, and J. A dos Santos</w:t>
      </w:r>
      <w:r w:rsidR="007218F2" w:rsidRPr="00B04EE2">
        <w:rPr>
          <w:rFonts w:ascii="Times New Roman" w:hAnsi="Times New Roman" w:cs="Times New Roman"/>
          <w:noProof/>
          <w:lang w:val="en-GB"/>
        </w:rPr>
        <w:t xml:space="preserve">. </w:t>
      </w:r>
      <w:r w:rsidR="007218F2" w:rsidRPr="009B5E54">
        <w:rPr>
          <w:rFonts w:ascii="Times New Roman" w:hAnsi="Times New Roman" w:cs="Times New Roman"/>
          <w:noProof/>
          <w:lang w:val="en-GB"/>
        </w:rPr>
        <w:t>(2020). ‘</w:t>
      </w:r>
      <w:r w:rsidR="00CE04DC" w:rsidRPr="009B5E54">
        <w:rPr>
          <w:rFonts w:ascii="Times New Roman" w:hAnsi="Times New Roman" w:cs="Times New Roman"/>
          <w:noProof/>
          <w:lang w:val="en-GB"/>
        </w:rPr>
        <w:t>Brazildam: A Benchmark Dataset For Tailings Dam Detection</w:t>
      </w:r>
      <w:r w:rsidR="007218F2" w:rsidRPr="009B5E54">
        <w:rPr>
          <w:rFonts w:ascii="Times New Roman" w:hAnsi="Times New Roman" w:cs="Times New Roman"/>
          <w:noProof/>
          <w:lang w:val="en-GB"/>
        </w:rPr>
        <w:t xml:space="preserve">’, International archives of the </w:t>
      </w:r>
      <w:r w:rsidR="009C67D7" w:rsidRPr="009B5E54">
        <w:rPr>
          <w:rFonts w:ascii="Times New Roman" w:hAnsi="Times New Roman" w:cs="Times New Roman"/>
          <w:noProof/>
          <w:lang w:val="en-GB"/>
        </w:rPr>
        <w:t>P</w:t>
      </w:r>
      <w:r w:rsidR="007218F2" w:rsidRPr="009B5E54">
        <w:rPr>
          <w:rFonts w:ascii="Times New Roman" w:hAnsi="Times New Roman" w:cs="Times New Roman"/>
          <w:noProof/>
          <w:lang w:val="en-GB"/>
        </w:rPr>
        <w:t xml:space="preserve">hotogrammetry, </w:t>
      </w:r>
      <w:r w:rsidR="009C67D7" w:rsidRPr="009B5E54">
        <w:rPr>
          <w:rFonts w:ascii="Times New Roman" w:hAnsi="Times New Roman" w:cs="Times New Roman"/>
          <w:noProof/>
          <w:lang w:val="en-GB"/>
        </w:rPr>
        <w:t>R</w:t>
      </w:r>
      <w:r w:rsidR="007218F2" w:rsidRPr="009B5E54">
        <w:rPr>
          <w:rFonts w:ascii="Times New Roman" w:hAnsi="Times New Roman" w:cs="Times New Roman"/>
          <w:noProof/>
          <w:lang w:val="en-GB"/>
        </w:rPr>
        <w:t xml:space="preserve">emote </w:t>
      </w:r>
      <w:r w:rsidR="009C67D7"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ensing and </w:t>
      </w:r>
      <w:r w:rsidR="009C67D7"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patial </w:t>
      </w:r>
      <w:r w:rsidR="009C67D7" w:rsidRPr="009B5E54">
        <w:rPr>
          <w:rFonts w:ascii="Times New Roman" w:hAnsi="Times New Roman" w:cs="Times New Roman"/>
          <w:noProof/>
          <w:lang w:val="en-GB"/>
        </w:rPr>
        <w:t>I</w:t>
      </w:r>
      <w:r w:rsidR="007218F2" w:rsidRPr="009B5E54">
        <w:rPr>
          <w:rFonts w:ascii="Times New Roman" w:hAnsi="Times New Roman" w:cs="Times New Roman"/>
          <w:noProof/>
          <w:lang w:val="en-GB"/>
        </w:rPr>
        <w:t xml:space="preserve">nformation </w:t>
      </w:r>
      <w:r w:rsidR="009C67D7" w:rsidRPr="009B5E54">
        <w:rPr>
          <w:rFonts w:ascii="Times New Roman" w:hAnsi="Times New Roman" w:cs="Times New Roman"/>
          <w:noProof/>
          <w:lang w:val="en-GB"/>
        </w:rPr>
        <w:t>S</w:t>
      </w:r>
      <w:r w:rsidR="007218F2" w:rsidRPr="009B5E54">
        <w:rPr>
          <w:rFonts w:ascii="Times New Roman" w:hAnsi="Times New Roman" w:cs="Times New Roman"/>
          <w:noProof/>
          <w:lang w:val="en-GB"/>
        </w:rPr>
        <w:t>ciences., XLII-3/W12-2020  https://doi.org/10.5194/isprs-archives-XLII-3-W12-2020-343-2020.</w:t>
      </w:r>
    </w:p>
    <w:p w14:paraId="1106922D" w14:textId="5501FB12" w:rsidR="007218F2" w:rsidRPr="00B04EE2" w:rsidRDefault="004C64CD" w:rsidP="00C415EE">
      <w:pPr>
        <w:spacing w:line="240" w:lineRule="auto"/>
        <w:ind w:left="510" w:hanging="510"/>
        <w:jc w:val="both"/>
        <w:rPr>
          <w:rFonts w:ascii="Times New Roman" w:hAnsi="Times New Roman" w:cs="Times New Roman"/>
          <w:noProof/>
          <w:lang w:val="en-GB"/>
        </w:rPr>
      </w:pPr>
      <w:r w:rsidRPr="004C64CD">
        <w:rPr>
          <w:rFonts w:ascii="Times New Roman" w:hAnsi="Times New Roman" w:cs="Times New Roman"/>
          <w:noProof/>
          <w:lang w:val="en-GB"/>
        </w:rPr>
        <w:t>Gorelick, Noel, Matt Hancher, Mike Dixon, Simon Ilyushchenko, David Thau, and Rebecca Moore.</w:t>
      </w:r>
      <w:r w:rsidR="007218F2" w:rsidRPr="009B5E54">
        <w:rPr>
          <w:rFonts w:ascii="Times New Roman" w:hAnsi="Times New Roman" w:cs="Times New Roman"/>
          <w:noProof/>
          <w:lang w:val="en-GB"/>
        </w:rPr>
        <w:t xml:space="preserve">. (2017). ‘Google Earth Engine: Planetary-scale geospatial analysis for everyone’, Remote </w:t>
      </w:r>
      <w:r w:rsidR="009C67D7"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ensing of </w:t>
      </w:r>
      <w:r w:rsidR="009C67D7" w:rsidRPr="009B5E54">
        <w:rPr>
          <w:rFonts w:ascii="Times New Roman" w:hAnsi="Times New Roman" w:cs="Times New Roman"/>
          <w:noProof/>
          <w:lang w:val="en-GB"/>
        </w:rPr>
        <w:t>E</w:t>
      </w:r>
      <w:r w:rsidR="007218F2" w:rsidRPr="009B5E54">
        <w:rPr>
          <w:rFonts w:ascii="Times New Roman" w:hAnsi="Times New Roman" w:cs="Times New Roman"/>
          <w:noProof/>
          <w:lang w:val="en-GB"/>
        </w:rPr>
        <w:t xml:space="preserve">nvironment, 202.  </w:t>
      </w:r>
      <w:r w:rsidR="007218F2" w:rsidRPr="00B04EE2">
        <w:rPr>
          <w:rFonts w:ascii="Times New Roman" w:hAnsi="Times New Roman" w:cs="Times New Roman"/>
          <w:noProof/>
          <w:lang w:val="en-GB"/>
        </w:rPr>
        <w:t>https://doi.org/10.1016/j.rse.2017.06.031.</w:t>
      </w:r>
    </w:p>
    <w:p w14:paraId="44227155" w14:textId="1B2CB6F5" w:rsidR="007218F2" w:rsidRPr="00335941" w:rsidRDefault="0051742A" w:rsidP="00C415EE">
      <w:pPr>
        <w:spacing w:line="240" w:lineRule="auto"/>
        <w:ind w:left="510" w:hanging="510"/>
        <w:jc w:val="both"/>
        <w:rPr>
          <w:rFonts w:ascii="Times New Roman" w:hAnsi="Times New Roman" w:cs="Times New Roman"/>
          <w:noProof/>
        </w:rPr>
      </w:pPr>
      <w:r w:rsidRPr="0051742A">
        <w:rPr>
          <w:rFonts w:ascii="Times New Roman" w:hAnsi="Times New Roman" w:cs="Times New Roman"/>
          <w:noProof/>
          <w:lang w:val="en-GB"/>
        </w:rPr>
        <w:t>Hansen, M. C, P. V Potapov, R Moore, M Hancher, S. A Turubanova, A Tyukavina, D Thau</w:t>
      </w:r>
      <w:r w:rsidR="007218F2" w:rsidRPr="0051742A">
        <w:rPr>
          <w:rFonts w:ascii="Times New Roman" w:hAnsi="Times New Roman" w:cs="Times New Roman"/>
          <w:noProof/>
          <w:lang w:val="en-GB"/>
        </w:rPr>
        <w:t xml:space="preserve">. </w:t>
      </w:r>
      <w:r w:rsidR="007218F2" w:rsidRPr="009B5E54">
        <w:rPr>
          <w:rFonts w:ascii="Times New Roman" w:hAnsi="Times New Roman" w:cs="Times New Roman"/>
          <w:noProof/>
          <w:lang w:val="en-GB"/>
        </w:rPr>
        <w:t>(2013). ‘High-Resolution Global Maps of 21st-Century Forest Cover Change’, Science American Association for the Advancement of Science, 342</w:t>
      </w:r>
      <w:r w:rsidR="004E6726" w:rsidRPr="009B5E54">
        <w:rPr>
          <w:rFonts w:ascii="Times New Roman" w:hAnsi="Times New Roman" w:cs="Times New Roman"/>
          <w:noProof/>
          <w:lang w:val="en-GB"/>
        </w:rPr>
        <w:t xml:space="preserve"> </w:t>
      </w:r>
      <w:r w:rsidR="007218F2" w:rsidRPr="009B5E54">
        <w:rPr>
          <w:rFonts w:ascii="Times New Roman" w:hAnsi="Times New Roman" w:cs="Times New Roman"/>
          <w:noProof/>
          <w:lang w:val="en-GB"/>
        </w:rPr>
        <w:t xml:space="preserve">(6160).  </w:t>
      </w:r>
      <w:r w:rsidR="007218F2" w:rsidRPr="00335941">
        <w:rPr>
          <w:rFonts w:ascii="Times New Roman" w:hAnsi="Times New Roman" w:cs="Times New Roman"/>
          <w:noProof/>
        </w:rPr>
        <w:t>https://doi.org/10.1126/science.1244693.</w:t>
      </w:r>
    </w:p>
    <w:p w14:paraId="7862B16D" w14:textId="77777777" w:rsidR="007218F2" w:rsidRPr="00335941" w:rsidRDefault="007218F2" w:rsidP="00C415EE">
      <w:pPr>
        <w:spacing w:line="240" w:lineRule="auto"/>
        <w:ind w:left="510" w:hanging="510"/>
        <w:jc w:val="both"/>
        <w:rPr>
          <w:rFonts w:ascii="Times New Roman" w:hAnsi="Times New Roman" w:cs="Times New Roman"/>
          <w:noProof/>
        </w:rPr>
      </w:pPr>
      <w:r w:rsidRPr="00335941">
        <w:rPr>
          <w:rFonts w:ascii="Times New Roman" w:hAnsi="Times New Roman" w:cs="Times New Roman"/>
          <w:noProof/>
        </w:rPr>
        <w:t>IDEAM (2024). Monitoreo de la superficie de bosque y la deforestación en Colombia. Bogotá D.C: Instituto de Hidrología, Meteorología y Estudios Ambientales.</w:t>
      </w:r>
    </w:p>
    <w:p w14:paraId="4C9B2AB9" w14:textId="7A21CE36" w:rsidR="007234D0" w:rsidRPr="009B5E54" w:rsidRDefault="0051742A" w:rsidP="00C415EE">
      <w:pPr>
        <w:spacing w:line="240" w:lineRule="auto"/>
        <w:ind w:left="510" w:hanging="510"/>
        <w:jc w:val="both"/>
        <w:rPr>
          <w:rFonts w:ascii="Times New Roman" w:hAnsi="Times New Roman" w:cs="Times New Roman"/>
          <w:noProof/>
          <w:lang w:val="en-GB"/>
        </w:rPr>
      </w:pPr>
      <w:r w:rsidRPr="0051742A">
        <w:rPr>
          <w:rFonts w:ascii="Times New Roman" w:hAnsi="Times New Roman" w:cs="Times New Roman"/>
          <w:noProof/>
        </w:rPr>
        <w:t>Isaienkov, Kostiantyn, Mykhailo Yushchuk, Vladyslav Khramtsov, and Oleg Seliverstov</w:t>
      </w:r>
      <w:r w:rsidR="007234D0" w:rsidRPr="0051742A">
        <w:rPr>
          <w:rFonts w:ascii="Times New Roman" w:hAnsi="Times New Roman" w:cs="Times New Roman"/>
          <w:noProof/>
        </w:rPr>
        <w:t xml:space="preserve">. </w:t>
      </w:r>
      <w:r w:rsidR="007234D0" w:rsidRPr="009B5E54">
        <w:rPr>
          <w:rFonts w:ascii="Times New Roman" w:hAnsi="Times New Roman" w:cs="Times New Roman"/>
          <w:noProof/>
          <w:lang w:val="en-GB"/>
        </w:rPr>
        <w:t>(2021). Deep Learning for Regular Change Detection in Ukrainian Forest Ecosystem With Sentinel-2. IEEE journal of selected topics in applied earth observations and remote sensing, 14, pp.364–376.</w:t>
      </w:r>
      <w:r w:rsidR="00FE60D3" w:rsidRPr="009B5E54">
        <w:rPr>
          <w:rFonts w:ascii="Times New Roman" w:hAnsi="Times New Roman" w:cs="Times New Roman"/>
          <w:noProof/>
          <w:lang w:val="en-GB"/>
        </w:rPr>
        <w:t xml:space="preserve"> https://doi.org/10.1109/JSTARS.2020.3034186.</w:t>
      </w:r>
    </w:p>
    <w:p w14:paraId="7D3DA3D8" w14:textId="3F2D50D0"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James, F. (2025). ‘Remote Sensing for Deforestation Monitoring and Forest Management’, Journal of Remote Sensing &amp; GIS, </w:t>
      </w:r>
      <w:r w:rsidR="00F97E47" w:rsidRPr="009B5E54">
        <w:rPr>
          <w:rFonts w:ascii="Times New Roman" w:hAnsi="Times New Roman" w:cs="Times New Roman"/>
          <w:noProof/>
          <w:lang w:val="en-GB"/>
        </w:rPr>
        <w:t>J Remote Sens GIS.14:381.</w:t>
      </w:r>
      <w:r w:rsidR="00D243FF" w:rsidRPr="009B5E54">
        <w:rPr>
          <w:rFonts w:ascii="Times New Roman" w:hAnsi="Times New Roman" w:cs="Times New Roman"/>
          <w:noProof/>
          <w:lang w:val="en-GB"/>
        </w:rPr>
        <w:t xml:space="preserve"> Vol.14 Iss.2 No:1000381</w:t>
      </w:r>
    </w:p>
    <w:p w14:paraId="40C3A269" w14:textId="77777777"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Kingma, D. P. and Ba, J. (2014). ‘Adam: A Method for Stochastic Optimization’.  https://doi.org/10.48550/arxiv.1412.6980.</w:t>
      </w:r>
    </w:p>
    <w:p w14:paraId="2C3A633F" w14:textId="02BE7726" w:rsidR="007218F2" w:rsidRPr="009B5E54" w:rsidRDefault="004438A9" w:rsidP="00C415EE">
      <w:pPr>
        <w:spacing w:line="240" w:lineRule="auto"/>
        <w:ind w:left="510" w:hanging="510"/>
        <w:jc w:val="both"/>
        <w:rPr>
          <w:rFonts w:ascii="Times New Roman" w:hAnsi="Times New Roman" w:cs="Times New Roman"/>
          <w:noProof/>
          <w:lang w:val="en-GB"/>
        </w:rPr>
      </w:pPr>
      <w:r w:rsidRPr="004438A9">
        <w:rPr>
          <w:rFonts w:ascii="Times New Roman" w:hAnsi="Times New Roman" w:cs="Times New Roman"/>
          <w:noProof/>
          <w:lang w:val="en-GB"/>
        </w:rPr>
        <w:t>Lecun, Y, L Bottou, Y Bengio, and P Haffner</w:t>
      </w:r>
      <w:r w:rsidR="007218F2" w:rsidRPr="009B5E54">
        <w:rPr>
          <w:rFonts w:ascii="Times New Roman" w:hAnsi="Times New Roman" w:cs="Times New Roman"/>
          <w:noProof/>
          <w:lang w:val="en-GB"/>
        </w:rPr>
        <w:t>. (1998). ‘Gradient-based learning applied to document recognition’, Proceedings of the IEEE, 86 (11), pp. 2278-2324.  https://doi.org/10.1109/5.726791.</w:t>
      </w:r>
    </w:p>
    <w:p w14:paraId="56FE3E34" w14:textId="5CBCAC1B" w:rsidR="007218F2" w:rsidRPr="009B5E54" w:rsidRDefault="004438A9" w:rsidP="00C415EE">
      <w:pPr>
        <w:spacing w:line="240" w:lineRule="auto"/>
        <w:ind w:left="510" w:hanging="510"/>
        <w:jc w:val="both"/>
        <w:rPr>
          <w:rFonts w:ascii="Times New Roman" w:hAnsi="Times New Roman" w:cs="Times New Roman"/>
          <w:noProof/>
          <w:lang w:val="en-GB"/>
        </w:rPr>
      </w:pPr>
      <w:r w:rsidRPr="004438A9">
        <w:rPr>
          <w:rFonts w:ascii="Times New Roman" w:hAnsi="Times New Roman" w:cs="Times New Roman"/>
          <w:noProof/>
          <w:lang w:val="en-GB"/>
        </w:rPr>
        <w:lastRenderedPageBreak/>
        <w:t>Lv, Jinna, Qi Shen, Mingzheng Lv, Yiran Li, Lei Shi, and Peiying Zhang</w:t>
      </w:r>
      <w:r w:rsidR="007218F2" w:rsidRPr="009B5E54">
        <w:rPr>
          <w:rFonts w:ascii="Times New Roman" w:hAnsi="Times New Roman" w:cs="Times New Roman"/>
          <w:noProof/>
          <w:lang w:val="en-GB"/>
        </w:rPr>
        <w:t>. (2023). ‘Deep learning-based semantic segmentation of remote sensing images: a review’, Frontiers in Ecology and Evolution, Volume 11 - 2023.  https://doi.org/10.3389/fevo.2023.1201125.</w:t>
      </w:r>
    </w:p>
    <w:p w14:paraId="72A53451" w14:textId="4E882188"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Molina, M. (2024). </w:t>
      </w:r>
      <w:r w:rsidR="000C388B" w:rsidRPr="009B5E54">
        <w:rPr>
          <w:rFonts w:ascii="Times New Roman" w:hAnsi="Times New Roman" w:cs="Times New Roman"/>
          <w:noProof/>
          <w:lang w:val="en-GB"/>
        </w:rPr>
        <w:t>‘</w:t>
      </w:r>
      <w:r w:rsidRPr="009B5E54">
        <w:rPr>
          <w:rFonts w:ascii="Times New Roman" w:hAnsi="Times New Roman" w:cs="Times New Roman"/>
          <w:noProof/>
          <w:lang w:val="en-GB"/>
        </w:rPr>
        <w:t>Drivers of deforestation in the Colombian Amazon.</w:t>
      </w:r>
      <w:r w:rsidR="000C388B" w:rsidRPr="009B5E54">
        <w:rPr>
          <w:rFonts w:ascii="Times New Roman" w:hAnsi="Times New Roman" w:cs="Times New Roman"/>
          <w:noProof/>
          <w:lang w:val="en-GB"/>
        </w:rPr>
        <w:t>’ IUCN National Committee of The Netherlands.</w:t>
      </w:r>
      <w:r w:rsidR="003300A3" w:rsidRPr="009B5E54">
        <w:rPr>
          <w:rFonts w:ascii="Times New Roman" w:hAnsi="Times New Roman" w:cs="Times New Roman"/>
          <w:noProof/>
          <w:lang w:val="en-GB"/>
        </w:rPr>
        <w:t xml:space="preserve"> https://www.iucn.nl/app/uploads/2024/06/Drivers-of-deforestation-in-the-Colombian-Amazon_IUCN-NL-2024.pdf</w:t>
      </w:r>
    </w:p>
    <w:p w14:paraId="46D5090D" w14:textId="1DCE405D"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Mountrakis, G., Im, J. and Ogole, C. (2011). ‘Support vector machines in remote sensing: A review’, ISPRS journal of photogrammetry and remote sensing, 66 (3).  https://doi.org/10.1016/j.isprsjprs.2010.11.001.</w:t>
      </w:r>
    </w:p>
    <w:p w14:paraId="75C91ADA" w14:textId="156A1749" w:rsidR="007218F2" w:rsidRPr="009B5E54" w:rsidRDefault="00E53C35"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Oktay, Ozan, Jo Schlemper, Loic Le Folgoc, Matthew Lee, Mattias Heinrich, Kazunari Misawa, Kensaku Mori, et al. </w:t>
      </w:r>
      <w:r w:rsidR="007218F2" w:rsidRPr="009B5E54">
        <w:rPr>
          <w:rFonts w:ascii="Times New Roman" w:hAnsi="Times New Roman" w:cs="Times New Roman"/>
          <w:noProof/>
          <w:lang w:val="en-GB"/>
        </w:rPr>
        <w:t>(2018). ‘Attention U-Net: Learning Where to Look for the Pancreas’.  https://doi.org/10.48550/arxiv.1804.03999.</w:t>
      </w:r>
    </w:p>
    <w:p w14:paraId="450B880A" w14:textId="56EEB85F" w:rsidR="00CE50BC" w:rsidRPr="009B5E54" w:rsidRDefault="00CE50BC"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Ortega Adarme, M. et al. (2022). Improving Deforestation Detection on Tropical Rainforests Using Sentinel-1 Data and Convolutional Neural Networks. Remote sensing (Basel, Switzerland), 14(14), p.3290.</w:t>
      </w:r>
      <w:r w:rsidR="003E4ABA" w:rsidRPr="009B5E54">
        <w:rPr>
          <w:rFonts w:ascii="Times New Roman" w:hAnsi="Times New Roman" w:cs="Times New Roman"/>
          <w:noProof/>
          <w:lang w:val="en-GB"/>
        </w:rPr>
        <w:t xml:space="preserve"> https://doi.org/10.3390/rs14143290.</w:t>
      </w:r>
    </w:p>
    <w:p w14:paraId="3F1802F3" w14:textId="69FD2C72"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Pal, M. (2005). ‘Random forest classifier for remote sensing classification’, International journal of remote sensing, 26 (1).  https://doi.org/10.1080/01431160412331269698.</w:t>
      </w:r>
    </w:p>
    <w:p w14:paraId="1735F188" w14:textId="11FA0D64"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Panboonyuen, T., et al. (2021). ‘Transformer-Based Decoder Designs for Semantic Segmentation on Remotely Sensed Images’, Remote sensing (Basel, Switzerland), 13 (24).  https://doi.org/10.3390/rs13245100.</w:t>
      </w:r>
    </w:p>
    <w:p w14:paraId="0B7FAC4D" w14:textId="77777777"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Pekel, J.-F., et al. (2016). ‘High-resolution mapping of global surface water and its long-term changes’, Nature (London), 540 (7633), pp. 418-422.  https://doi.org/10.1038/nature20584.</w:t>
      </w:r>
    </w:p>
    <w:p w14:paraId="3C01BACC" w14:textId="6F1A4BAC"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Procolombia (2023). </w:t>
      </w:r>
      <w:r w:rsidR="00BD2344" w:rsidRPr="009B5E54">
        <w:rPr>
          <w:rFonts w:ascii="Times New Roman" w:hAnsi="Times New Roman" w:cs="Times New Roman"/>
          <w:noProof/>
          <w:lang w:val="en-GB"/>
        </w:rPr>
        <w:t>‘</w:t>
      </w:r>
      <w:r w:rsidRPr="009B5E54">
        <w:rPr>
          <w:rFonts w:ascii="Times New Roman" w:hAnsi="Times New Roman" w:cs="Times New Roman"/>
          <w:noProof/>
          <w:lang w:val="en-GB"/>
        </w:rPr>
        <w:t>Amazonia Region</w:t>
      </w:r>
      <w:r w:rsidR="00BD2344" w:rsidRPr="009B5E54">
        <w:rPr>
          <w:rFonts w:ascii="Times New Roman" w:hAnsi="Times New Roman" w:cs="Times New Roman"/>
          <w:noProof/>
          <w:lang w:val="en-GB"/>
        </w:rPr>
        <w:t xml:space="preserve">: </w:t>
      </w:r>
      <w:r w:rsidRPr="009B5E54">
        <w:rPr>
          <w:rFonts w:ascii="Times New Roman" w:hAnsi="Times New Roman" w:cs="Times New Roman"/>
          <w:noProof/>
          <w:lang w:val="en-GB"/>
        </w:rPr>
        <w:t xml:space="preserve">Colombia's </w:t>
      </w:r>
      <w:r w:rsidR="00BD2344" w:rsidRPr="009B5E54">
        <w:rPr>
          <w:rFonts w:ascii="Times New Roman" w:hAnsi="Times New Roman" w:cs="Times New Roman"/>
          <w:noProof/>
          <w:lang w:val="en-GB"/>
        </w:rPr>
        <w:t>Green Lung’</w:t>
      </w:r>
      <w:r w:rsidRPr="009B5E54">
        <w:rPr>
          <w:rFonts w:ascii="Times New Roman" w:hAnsi="Times New Roman" w:cs="Times New Roman"/>
          <w:noProof/>
          <w:lang w:val="en-GB"/>
        </w:rPr>
        <w:t>. Available at: https://colombia.co/en/colombia-country/geography-and-environment/amazonia-region (Accessed).</w:t>
      </w:r>
    </w:p>
    <w:p w14:paraId="2968001F" w14:textId="77777777"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Rech, B. (2023). ‘Effects of atmospheric correction on NDVI retrieved from Sentinel-2 imagery over different land cover classes’, Anais do XX Simpósio Brasileiro de Sensoriamento Remoto.</w:t>
      </w:r>
    </w:p>
    <w:p w14:paraId="15D98134" w14:textId="3D1BB6C9"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Ronneberger, O., et al. (2015). 'U-Net: Convolutional Networks for Biomedical Image Segmentation',  Lecture Notes in Computer Science. Switzerland: Springer International Publishing AG.</w:t>
      </w:r>
    </w:p>
    <w:p w14:paraId="543E567F" w14:textId="69E236DA"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SIAT (2023). La Amazonia </w:t>
      </w:r>
      <w:r w:rsidR="00BD2344" w:rsidRPr="009B5E54">
        <w:rPr>
          <w:rFonts w:ascii="Times New Roman" w:hAnsi="Times New Roman" w:cs="Times New Roman"/>
          <w:noProof/>
          <w:lang w:val="en-GB"/>
        </w:rPr>
        <w:t>C</w:t>
      </w:r>
      <w:r w:rsidRPr="009B5E54">
        <w:rPr>
          <w:rFonts w:ascii="Times New Roman" w:hAnsi="Times New Roman" w:cs="Times New Roman"/>
          <w:noProof/>
          <w:lang w:val="en-GB"/>
        </w:rPr>
        <w:t>olombiana: SIAT. Available at: https://siatac.co/la-amazonia-colombiana/ (Accessed: 7 July 2025 2025).</w:t>
      </w:r>
    </w:p>
    <w:p w14:paraId="251FA988" w14:textId="7A89479E" w:rsidR="00AA2526" w:rsidRPr="009B5E54" w:rsidRDefault="0080042C" w:rsidP="00C415EE">
      <w:pPr>
        <w:spacing w:line="240" w:lineRule="auto"/>
        <w:ind w:left="510" w:hanging="510"/>
        <w:jc w:val="both"/>
        <w:rPr>
          <w:rFonts w:ascii="Times New Roman" w:hAnsi="Times New Roman" w:cs="Times New Roman"/>
          <w:noProof/>
          <w:lang w:val="en-GB"/>
        </w:rPr>
      </w:pPr>
      <w:r w:rsidRPr="0080042C">
        <w:rPr>
          <w:rFonts w:ascii="Times New Roman" w:hAnsi="Times New Roman" w:cs="Times New Roman"/>
          <w:noProof/>
        </w:rPr>
        <w:t>Torres, Daliana Lobo, Javier Noa Turnes, Pedro Juan Soto Vega, Raul Queiroz Feitosa, Daniel E Silva, Jose Marcato Junior, and Claudio Almeida.</w:t>
      </w:r>
      <w:r w:rsidR="00A2554E">
        <w:rPr>
          <w:rFonts w:ascii="Times New Roman" w:hAnsi="Times New Roman" w:cs="Times New Roman"/>
          <w:noProof/>
        </w:rPr>
        <w:t xml:space="preserve"> </w:t>
      </w:r>
      <w:r w:rsidR="00AA2526" w:rsidRPr="009B5E54">
        <w:rPr>
          <w:rFonts w:ascii="Times New Roman" w:hAnsi="Times New Roman" w:cs="Times New Roman"/>
          <w:noProof/>
          <w:lang w:val="en-GB"/>
        </w:rPr>
        <w:t xml:space="preserve">(2021). </w:t>
      </w:r>
      <w:r w:rsidR="002F345F">
        <w:rPr>
          <w:rFonts w:ascii="Times New Roman" w:hAnsi="Times New Roman" w:cs="Times New Roman"/>
          <w:noProof/>
          <w:lang w:val="en-GB"/>
        </w:rPr>
        <w:t>‘</w:t>
      </w:r>
      <w:r w:rsidR="00AA2526" w:rsidRPr="009B5E54">
        <w:rPr>
          <w:rFonts w:ascii="Times New Roman" w:hAnsi="Times New Roman" w:cs="Times New Roman"/>
          <w:noProof/>
          <w:lang w:val="en-GB"/>
        </w:rPr>
        <w:t>Deforestation Detection with Fully Convolutional Networks in the Amazon Forest from Landsat-8 and Sentinel-2 Images.</w:t>
      </w:r>
      <w:r w:rsidR="002F345F">
        <w:rPr>
          <w:rFonts w:ascii="Times New Roman" w:hAnsi="Times New Roman" w:cs="Times New Roman"/>
          <w:noProof/>
          <w:lang w:val="en-GB"/>
        </w:rPr>
        <w:t>’</w:t>
      </w:r>
      <w:r w:rsidR="00AA2526" w:rsidRPr="009B5E54">
        <w:rPr>
          <w:rFonts w:ascii="Times New Roman" w:hAnsi="Times New Roman" w:cs="Times New Roman"/>
          <w:noProof/>
          <w:lang w:val="en-GB"/>
        </w:rPr>
        <w:t xml:space="preserve"> Remote sensing (Basel, Switzerland), 13(24), p.5084.</w:t>
      </w:r>
      <w:r w:rsidR="00283E16" w:rsidRPr="009B5E54">
        <w:rPr>
          <w:rFonts w:ascii="Times New Roman" w:hAnsi="Times New Roman" w:cs="Times New Roman"/>
          <w:noProof/>
          <w:lang w:val="en-GB"/>
        </w:rPr>
        <w:t xml:space="preserve"> https://doi.org/10.3390/rs13245084.</w:t>
      </w:r>
    </w:p>
    <w:p w14:paraId="76891F39" w14:textId="59A49E8F" w:rsidR="007218F2" w:rsidRPr="00335941" w:rsidRDefault="007218F2" w:rsidP="00C415EE">
      <w:pPr>
        <w:spacing w:line="240" w:lineRule="auto"/>
        <w:ind w:left="510" w:hanging="510"/>
        <w:jc w:val="both"/>
        <w:rPr>
          <w:rFonts w:ascii="Times New Roman" w:hAnsi="Times New Roman" w:cs="Times New Roman"/>
          <w:noProof/>
        </w:rPr>
      </w:pPr>
      <w:r w:rsidRPr="009B5E54">
        <w:rPr>
          <w:rFonts w:ascii="Times New Roman" w:hAnsi="Times New Roman" w:cs="Times New Roman"/>
          <w:noProof/>
          <w:lang w:val="en-GB"/>
        </w:rPr>
        <w:t>UNEP</w:t>
      </w:r>
      <w:r w:rsidR="007E2723" w:rsidRPr="009B5E54">
        <w:rPr>
          <w:rFonts w:ascii="Times New Roman" w:hAnsi="Times New Roman" w:cs="Times New Roman"/>
          <w:noProof/>
          <w:lang w:val="en-GB"/>
        </w:rPr>
        <w:t xml:space="preserve"> and FAO </w:t>
      </w:r>
      <w:r w:rsidRPr="009B5E54">
        <w:rPr>
          <w:rFonts w:ascii="Times New Roman" w:hAnsi="Times New Roman" w:cs="Times New Roman"/>
          <w:noProof/>
          <w:lang w:val="en-GB"/>
        </w:rPr>
        <w:t xml:space="preserve">(2020). </w:t>
      </w:r>
      <w:r w:rsidR="00BD2344" w:rsidRPr="009B5E54">
        <w:rPr>
          <w:rFonts w:ascii="Times New Roman" w:hAnsi="Times New Roman" w:cs="Times New Roman"/>
          <w:noProof/>
          <w:lang w:val="en-GB"/>
        </w:rPr>
        <w:t>‘</w:t>
      </w:r>
      <w:r w:rsidRPr="009B5E54">
        <w:rPr>
          <w:rFonts w:ascii="Times New Roman" w:hAnsi="Times New Roman" w:cs="Times New Roman"/>
          <w:noProof/>
          <w:lang w:val="en-GB"/>
        </w:rPr>
        <w:t>The State of the World's Forests 2020: Forests, Biodiversity and People</w:t>
      </w:r>
      <w:r w:rsidR="00C17F4A" w:rsidRPr="009B5E54">
        <w:rPr>
          <w:rFonts w:ascii="Times New Roman" w:hAnsi="Times New Roman" w:cs="Times New Roman"/>
          <w:noProof/>
          <w:lang w:val="en-GB"/>
        </w:rPr>
        <w:t>’</w:t>
      </w:r>
      <w:r w:rsidRPr="009B5E54">
        <w:rPr>
          <w:rFonts w:ascii="Times New Roman" w:hAnsi="Times New Roman" w:cs="Times New Roman"/>
          <w:noProof/>
          <w:lang w:val="en-GB"/>
        </w:rPr>
        <w:t xml:space="preserve">. Rome: Food and Agriculture Organization (FAO) and  United Nations Environment Programme (UNEP).  </w:t>
      </w:r>
      <w:r w:rsidRPr="00335941">
        <w:rPr>
          <w:rFonts w:ascii="Times New Roman" w:hAnsi="Times New Roman" w:cs="Times New Roman"/>
          <w:noProof/>
        </w:rPr>
        <w:t>https://doi.org/https://doi.org/10.4060/ca8642en.</w:t>
      </w:r>
    </w:p>
    <w:p w14:paraId="057FCCCA" w14:textId="7150E735" w:rsidR="007218F2" w:rsidRPr="009B5E54" w:rsidRDefault="007218F2" w:rsidP="00C415EE">
      <w:pPr>
        <w:spacing w:line="240" w:lineRule="auto"/>
        <w:ind w:left="510" w:hanging="510"/>
        <w:jc w:val="both"/>
        <w:rPr>
          <w:rFonts w:ascii="Times New Roman" w:hAnsi="Times New Roman" w:cs="Times New Roman"/>
          <w:noProof/>
          <w:lang w:val="en-GB"/>
        </w:rPr>
      </w:pPr>
      <w:r w:rsidRPr="00335941">
        <w:rPr>
          <w:rFonts w:ascii="Times New Roman" w:hAnsi="Times New Roman" w:cs="Times New Roman"/>
          <w:noProof/>
        </w:rPr>
        <w:t xml:space="preserve">UNODC (2021). </w:t>
      </w:r>
      <w:r w:rsidR="00D56BC3" w:rsidRPr="00335941">
        <w:rPr>
          <w:rFonts w:ascii="Times New Roman" w:hAnsi="Times New Roman" w:cs="Times New Roman"/>
          <w:noProof/>
        </w:rPr>
        <w:t>‘</w:t>
      </w:r>
      <w:r w:rsidRPr="00335941">
        <w:rPr>
          <w:rFonts w:ascii="Times New Roman" w:hAnsi="Times New Roman" w:cs="Times New Roman"/>
          <w:noProof/>
        </w:rPr>
        <w:t>Colombia: Monitoreo de territorios afectados por cultivos ilícitos 2020.</w:t>
      </w:r>
      <w:r w:rsidR="00D56BC3" w:rsidRPr="00335941">
        <w:rPr>
          <w:rFonts w:ascii="Times New Roman" w:hAnsi="Times New Roman" w:cs="Times New Roman"/>
          <w:noProof/>
        </w:rPr>
        <w:t>’</w:t>
      </w:r>
      <w:r w:rsidRPr="00335941">
        <w:rPr>
          <w:rFonts w:ascii="Times New Roman" w:hAnsi="Times New Roman" w:cs="Times New Roman"/>
          <w:noProof/>
        </w:rPr>
        <w:t xml:space="preserve"> </w:t>
      </w:r>
      <w:r w:rsidRPr="009B5E54">
        <w:rPr>
          <w:rFonts w:ascii="Times New Roman" w:hAnsi="Times New Roman" w:cs="Times New Roman"/>
          <w:noProof/>
          <w:lang w:val="en-GB"/>
        </w:rPr>
        <w:t>Vienna, Austria.: United Nations Office on Drugs and Crime.</w:t>
      </w:r>
    </w:p>
    <w:p w14:paraId="12E01742" w14:textId="32512A4E" w:rsidR="007218F2" w:rsidRPr="00B279F0"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Wang, Z., et al. (2022). ‘Semantic segmentation of high-resolution remote sensing images based on a class feature attention mechanism fused with Deeplabv3’, Computers &amp; </w:t>
      </w:r>
      <w:r w:rsidR="00192B56" w:rsidRPr="009B5E54">
        <w:rPr>
          <w:rFonts w:ascii="Times New Roman" w:hAnsi="Times New Roman" w:cs="Times New Roman"/>
          <w:noProof/>
          <w:lang w:val="en-GB"/>
        </w:rPr>
        <w:t>G</w:t>
      </w:r>
      <w:r w:rsidRPr="009B5E54">
        <w:rPr>
          <w:rFonts w:ascii="Times New Roman" w:hAnsi="Times New Roman" w:cs="Times New Roman"/>
          <w:noProof/>
          <w:lang w:val="en-GB"/>
        </w:rPr>
        <w:t xml:space="preserve">eosciences, 158.  </w:t>
      </w:r>
      <w:r w:rsidRPr="00B279F0">
        <w:rPr>
          <w:rFonts w:ascii="Times New Roman" w:hAnsi="Times New Roman" w:cs="Times New Roman"/>
          <w:noProof/>
          <w:lang w:val="en-GB"/>
        </w:rPr>
        <w:t>https://doi.org/10.1016/j.cageo.2021.104969.</w:t>
      </w:r>
    </w:p>
    <w:p w14:paraId="39E90975" w14:textId="281CACD4" w:rsidR="007218F2" w:rsidRPr="00B279F0" w:rsidRDefault="001C2505" w:rsidP="00C415EE">
      <w:pPr>
        <w:spacing w:line="240" w:lineRule="auto"/>
        <w:ind w:left="510" w:hanging="510"/>
        <w:jc w:val="both"/>
        <w:rPr>
          <w:rFonts w:ascii="Times New Roman" w:hAnsi="Times New Roman" w:cs="Times New Roman"/>
          <w:noProof/>
          <w:lang w:val="en-GB"/>
        </w:rPr>
      </w:pPr>
      <w:r w:rsidRPr="001C2505">
        <w:rPr>
          <w:rFonts w:ascii="Times New Roman" w:hAnsi="Times New Roman" w:cs="Times New Roman"/>
          <w:noProof/>
          <w:lang w:val="en-GB"/>
        </w:rPr>
        <w:t>Wulder, Michael A, Joanne C White, Thomas R Loveland, Curtis E Woodcock, Alan S Belward, Warren B Cohen, Eugene A Fosnight, Jerad Shaw, Jeffrey G Masek, and David P Roy</w:t>
      </w:r>
      <w:r w:rsidR="007218F2" w:rsidRPr="001C2505">
        <w:rPr>
          <w:rFonts w:ascii="Times New Roman" w:hAnsi="Times New Roman" w:cs="Times New Roman"/>
          <w:noProof/>
          <w:lang w:val="en-GB"/>
        </w:rPr>
        <w:t xml:space="preserve">. </w:t>
      </w:r>
      <w:r w:rsidR="007218F2" w:rsidRPr="009B5E54">
        <w:rPr>
          <w:rFonts w:ascii="Times New Roman" w:hAnsi="Times New Roman" w:cs="Times New Roman"/>
          <w:noProof/>
          <w:lang w:val="en-GB"/>
        </w:rPr>
        <w:t xml:space="preserve">(2016). ‘The global </w:t>
      </w:r>
      <w:r w:rsidR="007218F2" w:rsidRPr="009B5E54">
        <w:rPr>
          <w:rFonts w:ascii="Times New Roman" w:hAnsi="Times New Roman" w:cs="Times New Roman"/>
          <w:noProof/>
          <w:lang w:val="en-GB"/>
        </w:rPr>
        <w:lastRenderedPageBreak/>
        <w:t xml:space="preserve">Landsat archive: Status, consolidation, and direction’, Remote sensing of </w:t>
      </w:r>
      <w:r w:rsidR="00192B56" w:rsidRPr="009B5E54">
        <w:rPr>
          <w:rFonts w:ascii="Times New Roman" w:hAnsi="Times New Roman" w:cs="Times New Roman"/>
          <w:noProof/>
          <w:lang w:val="en-GB"/>
        </w:rPr>
        <w:t>E</w:t>
      </w:r>
      <w:r w:rsidR="007218F2" w:rsidRPr="009B5E54">
        <w:rPr>
          <w:rFonts w:ascii="Times New Roman" w:hAnsi="Times New Roman" w:cs="Times New Roman"/>
          <w:noProof/>
          <w:lang w:val="en-GB"/>
        </w:rPr>
        <w:t xml:space="preserve">nvironment, 185  pp. 271-283.  </w:t>
      </w:r>
      <w:r w:rsidR="007218F2" w:rsidRPr="00B279F0">
        <w:rPr>
          <w:rFonts w:ascii="Times New Roman" w:hAnsi="Times New Roman" w:cs="Times New Roman"/>
          <w:noProof/>
          <w:lang w:val="en-GB"/>
        </w:rPr>
        <w:t>https://doi.org/10.1016/j.rse.2015.11.032.</w:t>
      </w:r>
    </w:p>
    <w:p w14:paraId="3C1C961C" w14:textId="062C080B" w:rsidR="007218F2" w:rsidRPr="009B5E54" w:rsidRDefault="0001318B" w:rsidP="00C415EE">
      <w:pPr>
        <w:spacing w:line="240" w:lineRule="auto"/>
        <w:ind w:left="510" w:hanging="510"/>
        <w:jc w:val="both"/>
        <w:rPr>
          <w:rFonts w:ascii="Times New Roman" w:hAnsi="Times New Roman" w:cs="Times New Roman"/>
          <w:noProof/>
          <w:lang w:val="en-GB"/>
        </w:rPr>
      </w:pPr>
      <w:r w:rsidRPr="00B279F0">
        <w:rPr>
          <w:rFonts w:ascii="Times New Roman" w:hAnsi="Times New Roman" w:cs="Times New Roman"/>
          <w:noProof/>
          <w:lang w:val="en-GB"/>
        </w:rPr>
        <w:t>Zhu, Xiao Xiang, Devis Tuia, Lichao Mou, Gui-Song Xia, Liangpei Zhang, Feng Xu, and Friedrich Fraundorfer</w:t>
      </w:r>
      <w:r w:rsidR="007218F2" w:rsidRPr="00B279F0">
        <w:rPr>
          <w:rFonts w:ascii="Times New Roman" w:hAnsi="Times New Roman" w:cs="Times New Roman"/>
          <w:noProof/>
          <w:lang w:val="en-GB"/>
        </w:rPr>
        <w:t xml:space="preserve">. </w:t>
      </w:r>
      <w:r w:rsidR="007218F2" w:rsidRPr="009B5E54">
        <w:rPr>
          <w:rFonts w:ascii="Times New Roman" w:hAnsi="Times New Roman" w:cs="Times New Roman"/>
          <w:noProof/>
          <w:lang w:val="en-GB"/>
        </w:rPr>
        <w:t xml:space="preserve">(2017). ‘Deep Learning in Remote Sensing: A Comprehensive Review and List of Resources’, IEEE </w:t>
      </w:r>
      <w:r w:rsidR="00192B56" w:rsidRPr="009B5E54">
        <w:rPr>
          <w:rFonts w:ascii="Times New Roman" w:hAnsi="Times New Roman" w:cs="Times New Roman"/>
          <w:noProof/>
          <w:lang w:val="en-GB"/>
        </w:rPr>
        <w:t>G</w:t>
      </w:r>
      <w:r w:rsidR="007218F2" w:rsidRPr="009B5E54">
        <w:rPr>
          <w:rFonts w:ascii="Times New Roman" w:hAnsi="Times New Roman" w:cs="Times New Roman"/>
          <w:noProof/>
          <w:lang w:val="en-GB"/>
        </w:rPr>
        <w:t xml:space="preserve">eoscience and </w:t>
      </w:r>
      <w:r w:rsidR="00192B56" w:rsidRPr="009B5E54">
        <w:rPr>
          <w:rFonts w:ascii="Times New Roman" w:hAnsi="Times New Roman" w:cs="Times New Roman"/>
          <w:noProof/>
          <w:lang w:val="en-GB"/>
        </w:rPr>
        <w:t>R</w:t>
      </w:r>
      <w:r w:rsidR="007218F2" w:rsidRPr="009B5E54">
        <w:rPr>
          <w:rFonts w:ascii="Times New Roman" w:hAnsi="Times New Roman" w:cs="Times New Roman"/>
          <w:noProof/>
          <w:lang w:val="en-GB"/>
        </w:rPr>
        <w:t xml:space="preserve">emote </w:t>
      </w:r>
      <w:r w:rsidR="00192B56"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ensing </w:t>
      </w:r>
      <w:r w:rsidR="00192B56" w:rsidRPr="009B5E54">
        <w:rPr>
          <w:rFonts w:ascii="Times New Roman" w:hAnsi="Times New Roman" w:cs="Times New Roman"/>
          <w:noProof/>
          <w:lang w:val="en-GB"/>
        </w:rPr>
        <w:t>M</w:t>
      </w:r>
      <w:r w:rsidR="007218F2" w:rsidRPr="009B5E54">
        <w:rPr>
          <w:rFonts w:ascii="Times New Roman" w:hAnsi="Times New Roman" w:cs="Times New Roman"/>
          <w:noProof/>
          <w:lang w:val="en-GB"/>
        </w:rPr>
        <w:t>agazine, 5 (4).  https://doi.org/10.1109/MGRS.2017.2762307.</w:t>
      </w:r>
    </w:p>
    <w:p w14:paraId="030EACFB" w14:textId="2FB78A63" w:rsidR="00D943CA" w:rsidRPr="009B5E54" w:rsidRDefault="00D943CA" w:rsidP="00C415EE">
      <w:pPr>
        <w:spacing w:line="240" w:lineRule="auto"/>
        <w:jc w:val="both"/>
        <w:rPr>
          <w:rFonts w:ascii="Times New Roman" w:hAnsi="Times New Roman" w:cs="Times New Roman"/>
          <w:noProof/>
          <w:lang w:val="en-GB"/>
        </w:rPr>
      </w:pPr>
    </w:p>
    <w:sectPr w:rsidR="00D943CA" w:rsidRPr="009B5E54" w:rsidSect="00615380">
      <w:footerReference w:type="default" r:id="rId20"/>
      <w:pgSz w:w="11906" w:h="16838" w:code="9"/>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David Schultz" w:date="2025-08-19T11:14:00Z" w:initials="DS">
    <w:p w14:paraId="0C832DA0" w14:textId="77777777" w:rsidR="00B04EE2" w:rsidRDefault="00B04EE2" w:rsidP="00B04EE2">
      <w:pPr>
        <w:pStyle w:val="CommentText"/>
      </w:pPr>
      <w:r>
        <w:rPr>
          <w:rStyle w:val="CommentReference"/>
        </w:rPr>
        <w:annotationRef/>
      </w:r>
      <w:r>
        <w:t>Tropical forests are almost by definition biodiverse, so this phrase “particularly….” Is not needed.</w:t>
      </w:r>
    </w:p>
  </w:comment>
  <w:comment w:id="3" w:author="David Schultz" w:date="2025-08-19T13:06:00Z" w:initials="DS">
    <w:p w14:paraId="76EFC390" w14:textId="6C673749" w:rsidR="0024737B" w:rsidRDefault="0024737B">
      <w:pPr>
        <w:pStyle w:val="CommentText"/>
      </w:pPr>
      <w:r>
        <w:rPr>
          <w:rStyle w:val="CommentReference"/>
        </w:rPr>
        <w:annotationRef/>
      </w:r>
      <w:r>
        <w:t>Not Roman numerals.  Use 1, 2, 3…</w:t>
      </w:r>
    </w:p>
  </w:comment>
  <w:comment w:id="4" w:author="David Schultz" w:date="2025-08-19T11:44:00Z" w:initials="DS">
    <w:p w14:paraId="7F313782" w14:textId="0A7D89AF" w:rsidR="007169D9" w:rsidRDefault="007169D9">
      <w:pPr>
        <w:pStyle w:val="CommentText"/>
      </w:pPr>
      <w:r>
        <w:rPr>
          <w:rStyle w:val="CommentReference"/>
        </w:rPr>
        <w:annotationRef/>
      </w:r>
      <w:r>
        <w:t>Use SI units rather than writing out units.</w:t>
      </w:r>
    </w:p>
  </w:comment>
  <w:comment w:id="8" w:author="David Schultz" w:date="2025-08-19T10:43:00Z" w:initials="DS">
    <w:p w14:paraId="22E7DCFD" w14:textId="606784A3" w:rsidR="000A25D9" w:rsidRDefault="000A25D9">
      <w:pPr>
        <w:pStyle w:val="CommentText"/>
      </w:pPr>
      <w:r>
        <w:rPr>
          <w:rStyle w:val="CommentReference"/>
        </w:rPr>
        <w:annotationRef/>
      </w:r>
      <w:r>
        <w:t xml:space="preserve">Needed to be moved </w:t>
      </w:r>
      <w:r w:rsidR="000D62C6">
        <w:t xml:space="preserve">to the left </w:t>
      </w:r>
      <w:r>
        <w:t>to be consistent with rest of the manuscript.</w:t>
      </w:r>
    </w:p>
  </w:comment>
  <w:comment w:id="10" w:author="David Schultz" w:date="2025-08-19T12:57:00Z" w:initials="DS">
    <w:p w14:paraId="7C0DB2BF" w14:textId="61A506B2" w:rsidR="000D62C6" w:rsidRDefault="000D62C6">
      <w:pPr>
        <w:pStyle w:val="CommentText"/>
      </w:pPr>
      <w:r>
        <w:rPr>
          <w:rStyle w:val="CommentReference"/>
        </w:rPr>
        <w:annotationRef/>
      </w:r>
      <w:r>
        <w:t>I don’t have enough information to understand why you say it is diverse.  Can you evidence that statement?</w:t>
      </w:r>
    </w:p>
  </w:comment>
  <w:comment w:id="12" w:author="David Schultz" w:date="2025-08-19T10:44:00Z" w:initials="DS">
    <w:p w14:paraId="49AA1CA1" w14:textId="7FE9BC73" w:rsidR="00FB2131" w:rsidRDefault="00FB2131">
      <w:pPr>
        <w:pStyle w:val="CommentText"/>
      </w:pPr>
      <w:r>
        <w:rPr>
          <w:rStyle w:val="CommentReference"/>
        </w:rPr>
        <w:annotationRef/>
      </w:r>
      <w:r>
        <w:t>Do not indent figures, and use the full width to make them as large as possible for the reader.</w:t>
      </w:r>
      <w:r w:rsidR="007C6751">
        <w:t xml:space="preserve">  If you don’t use all the colors, then can you change the legend to only include those in your domain?</w:t>
      </w:r>
    </w:p>
  </w:comment>
  <w:comment w:id="16" w:author="David Schultz" w:date="2025-08-19T13:01:00Z" w:initials="DS">
    <w:p w14:paraId="17C0CE3D" w14:textId="79350707" w:rsidR="0024737B" w:rsidRPr="00585FEE" w:rsidRDefault="0024737B">
      <w:pPr>
        <w:pStyle w:val="CommentText"/>
        <w:rPr>
          <w:lang w:val="en-GB"/>
        </w:rPr>
      </w:pPr>
      <w:r>
        <w:rPr>
          <w:rStyle w:val="CommentReference"/>
        </w:rPr>
        <w:annotationRef/>
      </w:r>
      <w:r>
        <w:t>I will stop making this comment.  Fix throughout.</w:t>
      </w:r>
    </w:p>
  </w:comment>
  <w:comment w:id="20" w:author="David Schultz" w:date="2025-08-19T13:03:00Z" w:initials="DS">
    <w:p w14:paraId="3B640555" w14:textId="1B4AA10F" w:rsidR="0024737B" w:rsidRDefault="0024737B">
      <w:pPr>
        <w:pStyle w:val="CommentText"/>
      </w:pPr>
      <w:r>
        <w:rPr>
          <w:rStyle w:val="CommentReference"/>
        </w:rPr>
        <w:annotationRef/>
      </w:r>
      <w:r>
        <w:t>I think this description is otherwise fine, once you say why you chose these two methods.</w:t>
      </w:r>
    </w:p>
  </w:comment>
  <w:comment w:id="22" w:author="David Schultz" w:date="2025-08-19T13:05:00Z" w:initials="DS">
    <w:p w14:paraId="483A0CE0" w14:textId="57E54FF2" w:rsidR="0024737B" w:rsidRDefault="0024737B">
      <w:pPr>
        <w:pStyle w:val="CommentText"/>
      </w:pPr>
      <w:r>
        <w:rPr>
          <w:rStyle w:val="CommentReference"/>
        </w:rPr>
        <w:annotationRef/>
      </w:r>
      <w:r>
        <w:t>This should be read as words, so put spaces on either side of the “x” (read as “by”).</w:t>
      </w:r>
    </w:p>
  </w:comment>
  <w:comment w:id="27" w:author="David Schultz" w:date="2025-08-19T13:07:00Z" w:initials="DS">
    <w:p w14:paraId="48672CE3" w14:textId="7482EABF" w:rsidR="00471420" w:rsidRDefault="00471420">
      <w:pPr>
        <w:pStyle w:val="CommentText"/>
      </w:pPr>
      <w:r>
        <w:rPr>
          <w:rStyle w:val="CommentReference"/>
        </w:rPr>
        <w:annotationRef/>
      </w:r>
      <w:r>
        <w:t>Too small to read.  Make bigger.  Label panels (a), (b), (c), and (d), as per convention.</w:t>
      </w:r>
    </w:p>
  </w:comment>
  <w:comment w:id="32" w:author="David Schultz" w:date="2025-08-19T13:33:00Z" w:initials="DS">
    <w:p w14:paraId="2E934DDA" w14:textId="77777777" w:rsidR="00611A0A" w:rsidRDefault="00611A0A">
      <w:pPr>
        <w:pStyle w:val="CommentText"/>
      </w:pPr>
      <w:r>
        <w:rPr>
          <w:rStyle w:val="CommentReference"/>
        </w:rPr>
        <w:annotationRef/>
      </w:r>
      <w:r>
        <w:t>Too small to read.</w:t>
      </w:r>
    </w:p>
    <w:p w14:paraId="633F6494" w14:textId="77777777" w:rsidR="00611A0A" w:rsidRDefault="00611A0A">
      <w:pPr>
        <w:pStyle w:val="CommentText"/>
      </w:pPr>
    </w:p>
    <w:p w14:paraId="0C2727FE" w14:textId="7F6D4052" w:rsidR="00611A0A" w:rsidRDefault="00611A0A">
      <w:pPr>
        <w:pStyle w:val="CommentText"/>
      </w:pPr>
      <w:r>
        <w:t>Also, do these numbers need all those significant digits?  Too hard to read without commas.</w:t>
      </w:r>
    </w:p>
  </w:comment>
  <w:comment w:id="34" w:author="David Schultz" w:date="2025-08-19T13:34:00Z" w:initials="DS">
    <w:p w14:paraId="5981464D" w14:textId="2B5E3473" w:rsidR="00611A0A" w:rsidRDefault="00611A0A">
      <w:pPr>
        <w:pStyle w:val="CommentText"/>
      </w:pPr>
      <w:r>
        <w:rPr>
          <w:rStyle w:val="CommentReference"/>
        </w:rPr>
        <w:annotationRef/>
      </w:r>
      <w:r>
        <w:t>Please use correct figure citation format.</w:t>
      </w:r>
    </w:p>
  </w:comment>
  <w:comment w:id="49" w:author="David Schultz" w:date="2025-08-19T13:42:00Z" w:initials="DS">
    <w:p w14:paraId="6B7B6665" w14:textId="34A67B1B" w:rsidR="00611A0A" w:rsidRDefault="00611A0A">
      <w:pPr>
        <w:pStyle w:val="CommentText"/>
      </w:pPr>
      <w:r>
        <w:rPr>
          <w:rStyle w:val="CommentReference"/>
        </w:rPr>
        <w:annotationRef/>
      </w:r>
      <w:r>
        <w:t>Capitalize journal names</w:t>
      </w:r>
      <w:r w:rsidR="003253DA">
        <w:t xml:space="preserve"> and book</w:t>
      </w:r>
      <w:r w:rsidR="00B17A72">
        <w:t xml:space="preserve"> titles</w:t>
      </w:r>
      <w:r>
        <w:t>.</w:t>
      </w:r>
    </w:p>
    <w:p w14:paraId="3999F148" w14:textId="77777777" w:rsidR="00611A0A" w:rsidRDefault="00611A0A">
      <w:pPr>
        <w:pStyle w:val="CommentText"/>
      </w:pPr>
    </w:p>
    <w:p w14:paraId="41D40AE1" w14:textId="0AB2EF07" w:rsidR="00136AF7" w:rsidRDefault="00136AF7">
      <w:pPr>
        <w:pStyle w:val="CommentText"/>
      </w:pPr>
      <w:r>
        <w:t>Do not use ALL CAPS for article titles.</w:t>
      </w:r>
    </w:p>
    <w:p w14:paraId="51C05BAC" w14:textId="77777777" w:rsidR="00136AF7" w:rsidRDefault="00136AF7">
      <w:pPr>
        <w:pStyle w:val="CommentText"/>
      </w:pPr>
    </w:p>
    <w:p w14:paraId="13D46E97" w14:textId="77777777" w:rsidR="00611A0A" w:rsidRDefault="00611A0A">
      <w:pPr>
        <w:pStyle w:val="CommentText"/>
      </w:pPr>
      <w:r>
        <w:t>No need for “pp.”</w:t>
      </w:r>
    </w:p>
    <w:p w14:paraId="3194EBF4" w14:textId="77777777" w:rsidR="00611A0A" w:rsidRDefault="00611A0A">
      <w:pPr>
        <w:pStyle w:val="CommentText"/>
      </w:pPr>
    </w:p>
    <w:p w14:paraId="36BB9DFB" w14:textId="77777777" w:rsidR="00611A0A" w:rsidRDefault="00611A0A">
      <w:pPr>
        <w:pStyle w:val="CommentText"/>
      </w:pPr>
      <w:r>
        <w:t>No “et al.” In reference list.  Use full list of autor names.</w:t>
      </w:r>
    </w:p>
    <w:p w14:paraId="6CF6A025" w14:textId="77777777" w:rsidR="00611A0A" w:rsidRDefault="00611A0A">
      <w:pPr>
        <w:pStyle w:val="CommentText"/>
      </w:pPr>
    </w:p>
    <w:p w14:paraId="1DF09028" w14:textId="77777777" w:rsidR="00611A0A" w:rsidRDefault="00A4785A">
      <w:pPr>
        <w:pStyle w:val="CommentText"/>
      </w:pPr>
      <w:r>
        <w:t>James (2025) is incomplete and missing a DOI.</w:t>
      </w:r>
    </w:p>
    <w:p w14:paraId="17328B9C" w14:textId="77777777" w:rsidR="00A4785A" w:rsidRDefault="00A4785A">
      <w:pPr>
        <w:pStyle w:val="CommentText"/>
      </w:pPr>
    </w:p>
    <w:p w14:paraId="442E141E" w14:textId="77777777" w:rsidR="00A4785A" w:rsidRDefault="00A4785A">
      <w:pPr>
        <w:pStyle w:val="CommentText"/>
      </w:pPr>
      <w:r>
        <w:t>What is Molina (2024)?  The reference is incomplete.</w:t>
      </w:r>
    </w:p>
    <w:p w14:paraId="2D6406CC" w14:textId="77777777" w:rsidR="00A4785A" w:rsidRDefault="00A4785A">
      <w:pPr>
        <w:pStyle w:val="CommentText"/>
      </w:pPr>
    </w:p>
    <w:p w14:paraId="49999D3D" w14:textId="77777777" w:rsidR="00A4785A" w:rsidRDefault="00A4785A">
      <w:pPr>
        <w:pStyle w:val="CommentText"/>
      </w:pPr>
      <w:r>
        <w:t>Oktay et al. is incomplete.</w:t>
      </w:r>
    </w:p>
    <w:p w14:paraId="19FE996E" w14:textId="77777777" w:rsidR="00A4785A" w:rsidRDefault="00A4785A">
      <w:pPr>
        <w:pStyle w:val="CommentText"/>
      </w:pPr>
    </w:p>
    <w:p w14:paraId="1C87D205" w14:textId="2432C444" w:rsidR="00A4785A" w:rsidRDefault="00A4785A">
      <w:pPr>
        <w:pStyle w:val="CommentText"/>
      </w:pPr>
      <w:r>
        <w:t>Otherwise, ensure the reference list is complete and consistent.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832DA0" w15:done="1"/>
  <w15:commentEx w15:paraId="76EFC390" w15:done="1"/>
  <w15:commentEx w15:paraId="7F313782" w15:done="1"/>
  <w15:commentEx w15:paraId="22E7DCFD" w15:done="1"/>
  <w15:commentEx w15:paraId="7C0DB2BF" w15:done="1"/>
  <w15:commentEx w15:paraId="49AA1CA1" w15:done="1"/>
  <w15:commentEx w15:paraId="17C0CE3D" w15:done="1"/>
  <w15:commentEx w15:paraId="3B640555" w15:done="1"/>
  <w15:commentEx w15:paraId="483A0CE0" w15:done="1"/>
  <w15:commentEx w15:paraId="48672CE3" w15:done="1"/>
  <w15:commentEx w15:paraId="0C2727FE" w15:done="1"/>
  <w15:commentEx w15:paraId="5981464D" w15:done="1"/>
  <w15:commentEx w15:paraId="1C87D20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8CACC93" w16cex:dateUtc="2025-08-19T10:14:00Z"/>
  <w16cex:commentExtensible w16cex:durableId="0B3D814C" w16cex:dateUtc="2025-08-19T12:06:00Z"/>
  <w16cex:commentExtensible w16cex:durableId="300F05F0" w16cex:dateUtc="2025-08-19T10:44:00Z"/>
  <w16cex:commentExtensible w16cex:durableId="7C39F964" w16cex:dateUtc="2025-08-19T09:43:00Z"/>
  <w16cex:commentExtensible w16cex:durableId="45841B2D" w16cex:dateUtc="2025-08-19T11:57:00Z"/>
  <w16cex:commentExtensible w16cex:durableId="0E2AAA96" w16cex:dateUtc="2025-08-19T09:44:00Z"/>
  <w16cex:commentExtensible w16cex:durableId="346A05AA" w16cex:dateUtc="2025-08-19T12:01:00Z"/>
  <w16cex:commentExtensible w16cex:durableId="2A44D9C8" w16cex:dateUtc="2025-08-19T12:03:00Z"/>
  <w16cex:commentExtensible w16cex:durableId="614A4293" w16cex:dateUtc="2025-08-19T12:05:00Z"/>
  <w16cex:commentExtensible w16cex:durableId="734D871A" w16cex:dateUtc="2025-08-19T12:07:00Z"/>
  <w16cex:commentExtensible w16cex:durableId="7C2CFFB1" w16cex:dateUtc="2025-08-19T12:33:00Z"/>
  <w16cex:commentExtensible w16cex:durableId="750CB909" w16cex:dateUtc="2025-08-19T12:34:00Z"/>
  <w16cex:commentExtensible w16cex:durableId="38995B50" w16cex:dateUtc="2025-08-19T1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832DA0" w16cid:durableId="78CACC93"/>
  <w16cid:commentId w16cid:paraId="76EFC390" w16cid:durableId="0B3D814C"/>
  <w16cid:commentId w16cid:paraId="7F313782" w16cid:durableId="300F05F0"/>
  <w16cid:commentId w16cid:paraId="22E7DCFD" w16cid:durableId="7C39F964"/>
  <w16cid:commentId w16cid:paraId="7C0DB2BF" w16cid:durableId="45841B2D"/>
  <w16cid:commentId w16cid:paraId="49AA1CA1" w16cid:durableId="0E2AAA96"/>
  <w16cid:commentId w16cid:paraId="17C0CE3D" w16cid:durableId="346A05AA"/>
  <w16cid:commentId w16cid:paraId="3B640555" w16cid:durableId="2A44D9C8"/>
  <w16cid:commentId w16cid:paraId="483A0CE0" w16cid:durableId="614A4293"/>
  <w16cid:commentId w16cid:paraId="48672CE3" w16cid:durableId="734D871A"/>
  <w16cid:commentId w16cid:paraId="0C2727FE" w16cid:durableId="7C2CFFB1"/>
  <w16cid:commentId w16cid:paraId="5981464D" w16cid:durableId="750CB909"/>
  <w16cid:commentId w16cid:paraId="1C87D205" w16cid:durableId="38995B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07C133" w14:textId="77777777" w:rsidR="004B19E6" w:rsidRDefault="004B19E6" w:rsidP="008536CB">
      <w:pPr>
        <w:spacing w:after="0" w:line="240" w:lineRule="auto"/>
      </w:pPr>
      <w:r>
        <w:separator/>
      </w:r>
    </w:p>
  </w:endnote>
  <w:endnote w:type="continuationSeparator" w:id="0">
    <w:p w14:paraId="421CC1A1" w14:textId="77777777" w:rsidR="004B19E6" w:rsidRDefault="004B19E6" w:rsidP="00853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0402315"/>
      <w:docPartObj>
        <w:docPartGallery w:val="Page Numbers (Bottom of Page)"/>
        <w:docPartUnique/>
      </w:docPartObj>
    </w:sdtPr>
    <w:sdtEndPr>
      <w:rPr>
        <w:noProof/>
      </w:rPr>
    </w:sdtEndPr>
    <w:sdtContent>
      <w:p w14:paraId="5F787880" w14:textId="4964EF20" w:rsidR="00E45F76" w:rsidRDefault="00E45F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DFC5FD" w14:textId="77777777" w:rsidR="008536CB" w:rsidRDefault="00853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C97859" w14:textId="77777777" w:rsidR="004B19E6" w:rsidRDefault="004B19E6" w:rsidP="008536CB">
      <w:pPr>
        <w:spacing w:after="0" w:line="240" w:lineRule="auto"/>
      </w:pPr>
      <w:r>
        <w:separator/>
      </w:r>
    </w:p>
  </w:footnote>
  <w:footnote w:type="continuationSeparator" w:id="0">
    <w:p w14:paraId="526CFDF1" w14:textId="77777777" w:rsidR="004B19E6" w:rsidRDefault="004B19E6" w:rsidP="00853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4000"/>
    <w:multiLevelType w:val="hybridMultilevel"/>
    <w:tmpl w:val="1AA20E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937F96"/>
    <w:multiLevelType w:val="hybridMultilevel"/>
    <w:tmpl w:val="4AC8713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B6145A"/>
    <w:multiLevelType w:val="hybridMultilevel"/>
    <w:tmpl w:val="0CB28446"/>
    <w:lvl w:ilvl="0" w:tplc="D7A2F5F4">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E22587"/>
    <w:multiLevelType w:val="multilevel"/>
    <w:tmpl w:val="BCB295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2CD4ADE"/>
    <w:multiLevelType w:val="hybridMultilevel"/>
    <w:tmpl w:val="B13276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9FB31E4"/>
    <w:multiLevelType w:val="multilevel"/>
    <w:tmpl w:val="8AB826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C951C8D"/>
    <w:multiLevelType w:val="hybridMultilevel"/>
    <w:tmpl w:val="B734F97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296555C"/>
    <w:multiLevelType w:val="hybridMultilevel"/>
    <w:tmpl w:val="F6BE8A18"/>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5B51BD5"/>
    <w:multiLevelType w:val="hybridMultilevel"/>
    <w:tmpl w:val="136ECFBC"/>
    <w:lvl w:ilvl="0" w:tplc="8B00F6F0">
      <w:start w:val="6"/>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38723C43"/>
    <w:multiLevelType w:val="hybridMultilevel"/>
    <w:tmpl w:val="E1703AA0"/>
    <w:lvl w:ilvl="0" w:tplc="240A0015">
      <w:start w:val="1"/>
      <w:numFmt w:val="upperLetter"/>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0" w15:restartNumberingAfterBreak="0">
    <w:nsid w:val="3B4D27FD"/>
    <w:multiLevelType w:val="hybridMultilevel"/>
    <w:tmpl w:val="176E48C2"/>
    <w:lvl w:ilvl="0" w:tplc="094849C2">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D423C68"/>
    <w:multiLevelType w:val="hybridMultilevel"/>
    <w:tmpl w:val="DD18A6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DF93507"/>
    <w:multiLevelType w:val="hybridMultilevel"/>
    <w:tmpl w:val="A7F4C09E"/>
    <w:lvl w:ilvl="0" w:tplc="7CB4810E">
      <w:start w:val="1"/>
      <w:numFmt w:val="decimal"/>
      <w:lvlText w:val="%1."/>
      <w:lvlJc w:val="left"/>
      <w:pPr>
        <w:ind w:left="720" w:hanging="360"/>
      </w:pPr>
      <w:rPr>
        <w:rFonts w:hint="default"/>
        <w:b/>
        <w:i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E811449"/>
    <w:multiLevelType w:val="multilevel"/>
    <w:tmpl w:val="EF36863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1AB77BA"/>
    <w:multiLevelType w:val="hybridMultilevel"/>
    <w:tmpl w:val="1F7AF2DE"/>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5A50723"/>
    <w:multiLevelType w:val="multilevel"/>
    <w:tmpl w:val="D304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343A25"/>
    <w:multiLevelType w:val="hybridMultilevel"/>
    <w:tmpl w:val="12BE4A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1821CF2"/>
    <w:multiLevelType w:val="hybridMultilevel"/>
    <w:tmpl w:val="3A321A3A"/>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58D50F4"/>
    <w:multiLevelType w:val="hybridMultilevel"/>
    <w:tmpl w:val="B734F970"/>
    <w:lvl w:ilvl="0" w:tplc="81F866CA">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5356367"/>
    <w:multiLevelType w:val="hybridMultilevel"/>
    <w:tmpl w:val="F6C22CD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63E2CB0"/>
    <w:multiLevelType w:val="hybridMultilevel"/>
    <w:tmpl w:val="335CDE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B212F96"/>
    <w:multiLevelType w:val="hybridMultilevel"/>
    <w:tmpl w:val="176E48C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14D7899"/>
    <w:multiLevelType w:val="multilevel"/>
    <w:tmpl w:val="D7043BC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1F63615"/>
    <w:multiLevelType w:val="hybridMultilevel"/>
    <w:tmpl w:val="A23A1660"/>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C453601"/>
    <w:multiLevelType w:val="hybridMultilevel"/>
    <w:tmpl w:val="C75CBC6A"/>
    <w:lvl w:ilvl="0" w:tplc="7CB4810E">
      <w:start w:val="1"/>
      <w:numFmt w:val="decimal"/>
      <w:lvlText w:val="%1."/>
      <w:lvlJc w:val="left"/>
      <w:pPr>
        <w:ind w:left="720" w:hanging="360"/>
      </w:pPr>
      <w:rPr>
        <w:rFonts w:hint="default"/>
        <w:b/>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731B82"/>
    <w:multiLevelType w:val="hybridMultilevel"/>
    <w:tmpl w:val="D2BAC848"/>
    <w:lvl w:ilvl="0" w:tplc="D20C98A0">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15:restartNumberingAfterBreak="0">
    <w:nsid w:val="7DAE6168"/>
    <w:multiLevelType w:val="hybridMultilevel"/>
    <w:tmpl w:val="5832CE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25651355">
    <w:abstractNumId w:val="18"/>
  </w:num>
  <w:num w:numId="2" w16cid:durableId="251935406">
    <w:abstractNumId w:val="25"/>
  </w:num>
  <w:num w:numId="3" w16cid:durableId="1831367164">
    <w:abstractNumId w:val="1"/>
  </w:num>
  <w:num w:numId="4" w16cid:durableId="1525748619">
    <w:abstractNumId w:val="9"/>
  </w:num>
  <w:num w:numId="5" w16cid:durableId="1751270928">
    <w:abstractNumId w:val="10"/>
  </w:num>
  <w:num w:numId="6" w16cid:durableId="1396976441">
    <w:abstractNumId w:val="2"/>
  </w:num>
  <w:num w:numId="7" w16cid:durableId="1391809125">
    <w:abstractNumId w:val="15"/>
  </w:num>
  <w:num w:numId="8" w16cid:durableId="1192232666">
    <w:abstractNumId w:val="26"/>
  </w:num>
  <w:num w:numId="9" w16cid:durableId="1978025041">
    <w:abstractNumId w:val="6"/>
  </w:num>
  <w:num w:numId="10" w16cid:durableId="576986612">
    <w:abstractNumId w:val="16"/>
  </w:num>
  <w:num w:numId="11" w16cid:durableId="33429444">
    <w:abstractNumId w:val="20"/>
  </w:num>
  <w:num w:numId="12" w16cid:durableId="1637177663">
    <w:abstractNumId w:val="0"/>
  </w:num>
  <w:num w:numId="13" w16cid:durableId="416172995">
    <w:abstractNumId w:val="7"/>
  </w:num>
  <w:num w:numId="14" w16cid:durableId="1755660067">
    <w:abstractNumId w:val="19"/>
  </w:num>
  <w:num w:numId="15" w16cid:durableId="1382175164">
    <w:abstractNumId w:val="3"/>
  </w:num>
  <w:num w:numId="16" w16cid:durableId="1285498661">
    <w:abstractNumId w:val="5"/>
  </w:num>
  <w:num w:numId="17" w16cid:durableId="513495739">
    <w:abstractNumId w:val="13"/>
  </w:num>
  <w:num w:numId="18" w16cid:durableId="1416978478">
    <w:abstractNumId w:val="21"/>
  </w:num>
  <w:num w:numId="19" w16cid:durableId="1645308272">
    <w:abstractNumId w:val="8"/>
  </w:num>
  <w:num w:numId="20" w16cid:durableId="883175470">
    <w:abstractNumId w:val="14"/>
  </w:num>
  <w:num w:numId="21" w16cid:durableId="724135995">
    <w:abstractNumId w:val="23"/>
  </w:num>
  <w:num w:numId="22" w16cid:durableId="111097865">
    <w:abstractNumId w:val="11"/>
  </w:num>
  <w:num w:numId="23" w16cid:durableId="1128014479">
    <w:abstractNumId w:val="22"/>
  </w:num>
  <w:num w:numId="24" w16cid:durableId="2146583129">
    <w:abstractNumId w:val="4"/>
  </w:num>
  <w:num w:numId="25" w16cid:durableId="20981150">
    <w:abstractNumId w:val="17"/>
  </w:num>
  <w:num w:numId="26" w16cid:durableId="983656444">
    <w:abstractNumId w:val="12"/>
  </w:num>
  <w:num w:numId="27" w16cid:durableId="192560162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vid Schultz">
    <w15:presenceInfo w15:providerId="AD" w15:userId="S::david.schultz@manchester.ac.uk::78e8b6ea-6591-47ce-b7ee-19307735b4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_Manchester&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zs05prgtzf9ieftdkvtavhdv2e2td05frt&quot;&gt;deeplearning_deforestation&lt;record-ids&gt;&lt;item&gt;1&lt;/item&gt;&lt;item&gt;4&lt;/item&gt;&lt;item&gt;5&lt;/item&gt;&lt;item&gt;6&lt;/item&gt;&lt;item&gt;8&lt;/item&gt;&lt;item&gt;9&lt;/item&gt;&lt;item&gt;10&lt;/item&gt;&lt;item&gt;12&lt;/item&gt;&lt;item&gt;13&lt;/item&gt;&lt;item&gt;14&lt;/item&gt;&lt;item&gt;15&lt;/item&gt;&lt;item&gt;16&lt;/item&gt;&lt;item&gt;17&lt;/item&gt;&lt;item&gt;18&lt;/item&gt;&lt;item&gt;21&lt;/item&gt;&lt;item&gt;22&lt;/item&gt;&lt;item&gt;23&lt;/item&gt;&lt;item&gt;24&lt;/item&gt;&lt;item&gt;25&lt;/item&gt;&lt;item&gt;26&lt;/item&gt;&lt;item&gt;27&lt;/item&gt;&lt;item&gt;28&lt;/item&gt;&lt;item&gt;29&lt;/item&gt;&lt;item&gt;30&lt;/item&gt;&lt;item&gt;32&lt;/item&gt;&lt;item&gt;33&lt;/item&gt;&lt;item&gt;34&lt;/item&gt;&lt;item&gt;35&lt;/item&gt;&lt;/record-ids&gt;&lt;/item&gt;&lt;/Libraries&gt;"/>
  </w:docVars>
  <w:rsids>
    <w:rsidRoot w:val="0007740D"/>
    <w:rsid w:val="00004BE5"/>
    <w:rsid w:val="00011A06"/>
    <w:rsid w:val="0001318B"/>
    <w:rsid w:val="00017E05"/>
    <w:rsid w:val="00024C65"/>
    <w:rsid w:val="00025AB3"/>
    <w:rsid w:val="000270B2"/>
    <w:rsid w:val="00027964"/>
    <w:rsid w:val="00030FA9"/>
    <w:rsid w:val="0003550C"/>
    <w:rsid w:val="000361B3"/>
    <w:rsid w:val="00041D99"/>
    <w:rsid w:val="0006536F"/>
    <w:rsid w:val="00071E43"/>
    <w:rsid w:val="000754DE"/>
    <w:rsid w:val="0007740D"/>
    <w:rsid w:val="00085EB6"/>
    <w:rsid w:val="0008715B"/>
    <w:rsid w:val="000941CD"/>
    <w:rsid w:val="00094259"/>
    <w:rsid w:val="00094791"/>
    <w:rsid w:val="00094BE6"/>
    <w:rsid w:val="000950A1"/>
    <w:rsid w:val="000A0F76"/>
    <w:rsid w:val="000A25D9"/>
    <w:rsid w:val="000A531E"/>
    <w:rsid w:val="000A5352"/>
    <w:rsid w:val="000B0735"/>
    <w:rsid w:val="000B10FB"/>
    <w:rsid w:val="000B7087"/>
    <w:rsid w:val="000C388B"/>
    <w:rsid w:val="000C606B"/>
    <w:rsid w:val="000C76EC"/>
    <w:rsid w:val="000D62C6"/>
    <w:rsid w:val="000D73D4"/>
    <w:rsid w:val="000E016E"/>
    <w:rsid w:val="000E126D"/>
    <w:rsid w:val="000E4AE1"/>
    <w:rsid w:val="000F44E3"/>
    <w:rsid w:val="000F6EEE"/>
    <w:rsid w:val="00107CE4"/>
    <w:rsid w:val="00121833"/>
    <w:rsid w:val="0012504D"/>
    <w:rsid w:val="00130811"/>
    <w:rsid w:val="001321C5"/>
    <w:rsid w:val="00136A6D"/>
    <w:rsid w:val="00136AF7"/>
    <w:rsid w:val="00136CC3"/>
    <w:rsid w:val="00153C77"/>
    <w:rsid w:val="00156540"/>
    <w:rsid w:val="001630B2"/>
    <w:rsid w:val="00172CDC"/>
    <w:rsid w:val="00177B3B"/>
    <w:rsid w:val="00181E89"/>
    <w:rsid w:val="00185FF9"/>
    <w:rsid w:val="001879B4"/>
    <w:rsid w:val="001906A5"/>
    <w:rsid w:val="00190B5A"/>
    <w:rsid w:val="00191F9F"/>
    <w:rsid w:val="00192B56"/>
    <w:rsid w:val="001971AE"/>
    <w:rsid w:val="001B7101"/>
    <w:rsid w:val="001B74A3"/>
    <w:rsid w:val="001C2505"/>
    <w:rsid w:val="001C5D85"/>
    <w:rsid w:val="001C6E71"/>
    <w:rsid w:val="001C725F"/>
    <w:rsid w:val="001D3710"/>
    <w:rsid w:val="001D77D5"/>
    <w:rsid w:val="001E63ED"/>
    <w:rsid w:val="001E7A20"/>
    <w:rsid w:val="001F3A3D"/>
    <w:rsid w:val="00202EE1"/>
    <w:rsid w:val="00204ED6"/>
    <w:rsid w:val="00221736"/>
    <w:rsid w:val="002223DB"/>
    <w:rsid w:val="00222BCA"/>
    <w:rsid w:val="0022320F"/>
    <w:rsid w:val="002258AE"/>
    <w:rsid w:val="002260D1"/>
    <w:rsid w:val="00226CCA"/>
    <w:rsid w:val="00231B7A"/>
    <w:rsid w:val="00235ABB"/>
    <w:rsid w:val="002440A3"/>
    <w:rsid w:val="002452DF"/>
    <w:rsid w:val="0024737B"/>
    <w:rsid w:val="00251BEA"/>
    <w:rsid w:val="002537A0"/>
    <w:rsid w:val="00257B37"/>
    <w:rsid w:val="0026391A"/>
    <w:rsid w:val="0027063E"/>
    <w:rsid w:val="002739BE"/>
    <w:rsid w:val="00282C64"/>
    <w:rsid w:val="00283E16"/>
    <w:rsid w:val="00287B2C"/>
    <w:rsid w:val="0029036A"/>
    <w:rsid w:val="00292C23"/>
    <w:rsid w:val="002958DC"/>
    <w:rsid w:val="002A1CBB"/>
    <w:rsid w:val="002A3F77"/>
    <w:rsid w:val="002A6B2B"/>
    <w:rsid w:val="002B0396"/>
    <w:rsid w:val="002B4A3B"/>
    <w:rsid w:val="002B5E90"/>
    <w:rsid w:val="002C092F"/>
    <w:rsid w:val="002C2DD3"/>
    <w:rsid w:val="002C4C54"/>
    <w:rsid w:val="002D1090"/>
    <w:rsid w:val="002D4378"/>
    <w:rsid w:val="002D68FC"/>
    <w:rsid w:val="002D70F1"/>
    <w:rsid w:val="002E00C9"/>
    <w:rsid w:val="002E00F6"/>
    <w:rsid w:val="002E1C13"/>
    <w:rsid w:val="002E1D64"/>
    <w:rsid w:val="002E3AD0"/>
    <w:rsid w:val="002E5D0B"/>
    <w:rsid w:val="002E63DD"/>
    <w:rsid w:val="002F345F"/>
    <w:rsid w:val="002F5B5C"/>
    <w:rsid w:val="002F71F1"/>
    <w:rsid w:val="002F7361"/>
    <w:rsid w:val="003007E6"/>
    <w:rsid w:val="00302AC5"/>
    <w:rsid w:val="00305105"/>
    <w:rsid w:val="00306F87"/>
    <w:rsid w:val="00310CF6"/>
    <w:rsid w:val="0031235F"/>
    <w:rsid w:val="003140BB"/>
    <w:rsid w:val="00315AD9"/>
    <w:rsid w:val="003178A6"/>
    <w:rsid w:val="00322C33"/>
    <w:rsid w:val="003234DF"/>
    <w:rsid w:val="003239B0"/>
    <w:rsid w:val="003253DA"/>
    <w:rsid w:val="003300A3"/>
    <w:rsid w:val="0033387E"/>
    <w:rsid w:val="00334B51"/>
    <w:rsid w:val="00335941"/>
    <w:rsid w:val="003448B1"/>
    <w:rsid w:val="00346411"/>
    <w:rsid w:val="00347B04"/>
    <w:rsid w:val="00353D47"/>
    <w:rsid w:val="0035469F"/>
    <w:rsid w:val="003546C8"/>
    <w:rsid w:val="00355451"/>
    <w:rsid w:val="00361088"/>
    <w:rsid w:val="00363721"/>
    <w:rsid w:val="00364DCE"/>
    <w:rsid w:val="0036676D"/>
    <w:rsid w:val="00376094"/>
    <w:rsid w:val="003765B0"/>
    <w:rsid w:val="00377C84"/>
    <w:rsid w:val="00381A21"/>
    <w:rsid w:val="00381AC3"/>
    <w:rsid w:val="00381E72"/>
    <w:rsid w:val="00392ACD"/>
    <w:rsid w:val="0039476B"/>
    <w:rsid w:val="003A3C19"/>
    <w:rsid w:val="003A5BA1"/>
    <w:rsid w:val="003A5BEB"/>
    <w:rsid w:val="003B6835"/>
    <w:rsid w:val="003C1C5D"/>
    <w:rsid w:val="003C4B94"/>
    <w:rsid w:val="003D03B2"/>
    <w:rsid w:val="003D0991"/>
    <w:rsid w:val="003D4737"/>
    <w:rsid w:val="003D61D7"/>
    <w:rsid w:val="003E0515"/>
    <w:rsid w:val="003E0F2C"/>
    <w:rsid w:val="003E4ABA"/>
    <w:rsid w:val="003E5021"/>
    <w:rsid w:val="003E6CFE"/>
    <w:rsid w:val="003F1EE8"/>
    <w:rsid w:val="003F7347"/>
    <w:rsid w:val="00401725"/>
    <w:rsid w:val="00403391"/>
    <w:rsid w:val="00404583"/>
    <w:rsid w:val="004116A9"/>
    <w:rsid w:val="00413478"/>
    <w:rsid w:val="0041585C"/>
    <w:rsid w:val="00416FC4"/>
    <w:rsid w:val="004364DC"/>
    <w:rsid w:val="00436E56"/>
    <w:rsid w:val="00441C92"/>
    <w:rsid w:val="004438A9"/>
    <w:rsid w:val="004440CD"/>
    <w:rsid w:val="0044609B"/>
    <w:rsid w:val="00446448"/>
    <w:rsid w:val="00446909"/>
    <w:rsid w:val="00447889"/>
    <w:rsid w:val="0045314D"/>
    <w:rsid w:val="004533BD"/>
    <w:rsid w:val="00455C61"/>
    <w:rsid w:val="00460D8E"/>
    <w:rsid w:val="004613EF"/>
    <w:rsid w:val="00471420"/>
    <w:rsid w:val="004728A6"/>
    <w:rsid w:val="004729E0"/>
    <w:rsid w:val="00474B84"/>
    <w:rsid w:val="00476207"/>
    <w:rsid w:val="0048090E"/>
    <w:rsid w:val="00486279"/>
    <w:rsid w:val="00491E19"/>
    <w:rsid w:val="004939DE"/>
    <w:rsid w:val="00496751"/>
    <w:rsid w:val="00497173"/>
    <w:rsid w:val="004A1A55"/>
    <w:rsid w:val="004A267C"/>
    <w:rsid w:val="004A30B5"/>
    <w:rsid w:val="004A554E"/>
    <w:rsid w:val="004A611B"/>
    <w:rsid w:val="004A7611"/>
    <w:rsid w:val="004B19E6"/>
    <w:rsid w:val="004B48FD"/>
    <w:rsid w:val="004C30E1"/>
    <w:rsid w:val="004C3BE5"/>
    <w:rsid w:val="004C5284"/>
    <w:rsid w:val="004C64CD"/>
    <w:rsid w:val="004C70B4"/>
    <w:rsid w:val="004C70C9"/>
    <w:rsid w:val="004D0F3A"/>
    <w:rsid w:val="004D2B58"/>
    <w:rsid w:val="004D4749"/>
    <w:rsid w:val="004E1752"/>
    <w:rsid w:val="004E2FA4"/>
    <w:rsid w:val="004E6726"/>
    <w:rsid w:val="004F5AB4"/>
    <w:rsid w:val="00500119"/>
    <w:rsid w:val="00504FCE"/>
    <w:rsid w:val="00514267"/>
    <w:rsid w:val="00514F28"/>
    <w:rsid w:val="0051742A"/>
    <w:rsid w:val="0052752D"/>
    <w:rsid w:val="00535B2F"/>
    <w:rsid w:val="00537177"/>
    <w:rsid w:val="005415B9"/>
    <w:rsid w:val="0054443D"/>
    <w:rsid w:val="005462B2"/>
    <w:rsid w:val="00555A42"/>
    <w:rsid w:val="00557D4B"/>
    <w:rsid w:val="00562AAD"/>
    <w:rsid w:val="00563420"/>
    <w:rsid w:val="00563AF0"/>
    <w:rsid w:val="005679DE"/>
    <w:rsid w:val="00570320"/>
    <w:rsid w:val="00585FEE"/>
    <w:rsid w:val="00586BFD"/>
    <w:rsid w:val="00593AB3"/>
    <w:rsid w:val="00595410"/>
    <w:rsid w:val="005A1137"/>
    <w:rsid w:val="005A2B67"/>
    <w:rsid w:val="005A71D1"/>
    <w:rsid w:val="005B5753"/>
    <w:rsid w:val="005C01E7"/>
    <w:rsid w:val="005C293F"/>
    <w:rsid w:val="005D181E"/>
    <w:rsid w:val="005D2971"/>
    <w:rsid w:val="005D4D27"/>
    <w:rsid w:val="005E1652"/>
    <w:rsid w:val="005E3BC6"/>
    <w:rsid w:val="00600067"/>
    <w:rsid w:val="0060325C"/>
    <w:rsid w:val="00611A0A"/>
    <w:rsid w:val="0061284A"/>
    <w:rsid w:val="0061294A"/>
    <w:rsid w:val="00614FA3"/>
    <w:rsid w:val="00615380"/>
    <w:rsid w:val="00620AF2"/>
    <w:rsid w:val="00637541"/>
    <w:rsid w:val="0064538E"/>
    <w:rsid w:val="00645CDB"/>
    <w:rsid w:val="006461AF"/>
    <w:rsid w:val="006518C2"/>
    <w:rsid w:val="006565FF"/>
    <w:rsid w:val="00656C24"/>
    <w:rsid w:val="00665337"/>
    <w:rsid w:val="0066746E"/>
    <w:rsid w:val="0067631A"/>
    <w:rsid w:val="0067689A"/>
    <w:rsid w:val="0067745B"/>
    <w:rsid w:val="00695A8A"/>
    <w:rsid w:val="00696772"/>
    <w:rsid w:val="006B3FBD"/>
    <w:rsid w:val="006D4B8F"/>
    <w:rsid w:val="006D6354"/>
    <w:rsid w:val="006E58A3"/>
    <w:rsid w:val="006F03B7"/>
    <w:rsid w:val="006F1299"/>
    <w:rsid w:val="006F6747"/>
    <w:rsid w:val="00703BD5"/>
    <w:rsid w:val="00706E9C"/>
    <w:rsid w:val="007103A0"/>
    <w:rsid w:val="007169D9"/>
    <w:rsid w:val="007218F2"/>
    <w:rsid w:val="00721F8A"/>
    <w:rsid w:val="00722D1F"/>
    <w:rsid w:val="007234D0"/>
    <w:rsid w:val="00730CAA"/>
    <w:rsid w:val="007343AA"/>
    <w:rsid w:val="00737BD4"/>
    <w:rsid w:val="0074129A"/>
    <w:rsid w:val="007439C4"/>
    <w:rsid w:val="0075067E"/>
    <w:rsid w:val="00760469"/>
    <w:rsid w:val="007644FC"/>
    <w:rsid w:val="0077450A"/>
    <w:rsid w:val="007800CF"/>
    <w:rsid w:val="00784F77"/>
    <w:rsid w:val="00795EE8"/>
    <w:rsid w:val="007A304D"/>
    <w:rsid w:val="007C02DF"/>
    <w:rsid w:val="007C17B4"/>
    <w:rsid w:val="007C1BAA"/>
    <w:rsid w:val="007C5BEF"/>
    <w:rsid w:val="007C6751"/>
    <w:rsid w:val="007D402C"/>
    <w:rsid w:val="007D724D"/>
    <w:rsid w:val="007E2723"/>
    <w:rsid w:val="007E36E7"/>
    <w:rsid w:val="007E70F9"/>
    <w:rsid w:val="0080042C"/>
    <w:rsid w:val="00801362"/>
    <w:rsid w:val="00805B02"/>
    <w:rsid w:val="0081047F"/>
    <w:rsid w:val="00824CC5"/>
    <w:rsid w:val="008255E8"/>
    <w:rsid w:val="008333A7"/>
    <w:rsid w:val="00836628"/>
    <w:rsid w:val="008424BF"/>
    <w:rsid w:val="0084331C"/>
    <w:rsid w:val="00851560"/>
    <w:rsid w:val="00852F6F"/>
    <w:rsid w:val="00853303"/>
    <w:rsid w:val="008536CB"/>
    <w:rsid w:val="008609D7"/>
    <w:rsid w:val="00865A36"/>
    <w:rsid w:val="00872298"/>
    <w:rsid w:val="00873B18"/>
    <w:rsid w:val="008760A3"/>
    <w:rsid w:val="00877149"/>
    <w:rsid w:val="00893DFC"/>
    <w:rsid w:val="00893F9C"/>
    <w:rsid w:val="00894BAA"/>
    <w:rsid w:val="00895F63"/>
    <w:rsid w:val="008A1C6B"/>
    <w:rsid w:val="008B59AB"/>
    <w:rsid w:val="008C06B3"/>
    <w:rsid w:val="008C386E"/>
    <w:rsid w:val="008C5C50"/>
    <w:rsid w:val="008D01CE"/>
    <w:rsid w:val="008D177E"/>
    <w:rsid w:val="008E0974"/>
    <w:rsid w:val="008E1B16"/>
    <w:rsid w:val="008E33AC"/>
    <w:rsid w:val="008E3A85"/>
    <w:rsid w:val="008E481C"/>
    <w:rsid w:val="008F2DD0"/>
    <w:rsid w:val="008F4316"/>
    <w:rsid w:val="00902220"/>
    <w:rsid w:val="009035A4"/>
    <w:rsid w:val="00907AF8"/>
    <w:rsid w:val="00914E0C"/>
    <w:rsid w:val="00914FCF"/>
    <w:rsid w:val="00916F6A"/>
    <w:rsid w:val="0091757B"/>
    <w:rsid w:val="00920496"/>
    <w:rsid w:val="00922DC5"/>
    <w:rsid w:val="00926280"/>
    <w:rsid w:val="0093365B"/>
    <w:rsid w:val="00941549"/>
    <w:rsid w:val="00953313"/>
    <w:rsid w:val="00962C1A"/>
    <w:rsid w:val="0096508E"/>
    <w:rsid w:val="0096631A"/>
    <w:rsid w:val="00966349"/>
    <w:rsid w:val="00971DED"/>
    <w:rsid w:val="009764D8"/>
    <w:rsid w:val="00982753"/>
    <w:rsid w:val="00985D9F"/>
    <w:rsid w:val="009875AF"/>
    <w:rsid w:val="009A5FDC"/>
    <w:rsid w:val="009A77D4"/>
    <w:rsid w:val="009B0E3D"/>
    <w:rsid w:val="009B31F4"/>
    <w:rsid w:val="009B3918"/>
    <w:rsid w:val="009B3CC4"/>
    <w:rsid w:val="009B4CFA"/>
    <w:rsid w:val="009B5E54"/>
    <w:rsid w:val="009C4B09"/>
    <w:rsid w:val="009C5F13"/>
    <w:rsid w:val="009C67D7"/>
    <w:rsid w:val="009D13D4"/>
    <w:rsid w:val="009D7C44"/>
    <w:rsid w:val="009E5A56"/>
    <w:rsid w:val="009E7B5E"/>
    <w:rsid w:val="009F7EBB"/>
    <w:rsid w:val="00A11723"/>
    <w:rsid w:val="00A135E4"/>
    <w:rsid w:val="00A163DC"/>
    <w:rsid w:val="00A2554E"/>
    <w:rsid w:val="00A30C85"/>
    <w:rsid w:val="00A3758E"/>
    <w:rsid w:val="00A37FEA"/>
    <w:rsid w:val="00A46AF3"/>
    <w:rsid w:val="00A4785A"/>
    <w:rsid w:val="00A54765"/>
    <w:rsid w:val="00A60EFB"/>
    <w:rsid w:val="00A6775C"/>
    <w:rsid w:val="00A743EE"/>
    <w:rsid w:val="00A748A5"/>
    <w:rsid w:val="00A754FE"/>
    <w:rsid w:val="00A83471"/>
    <w:rsid w:val="00A85A31"/>
    <w:rsid w:val="00A85C83"/>
    <w:rsid w:val="00A9356C"/>
    <w:rsid w:val="00A9700E"/>
    <w:rsid w:val="00AA0B60"/>
    <w:rsid w:val="00AA2526"/>
    <w:rsid w:val="00AA2F0B"/>
    <w:rsid w:val="00AC016B"/>
    <w:rsid w:val="00AC40DC"/>
    <w:rsid w:val="00AD019E"/>
    <w:rsid w:val="00AD3EA4"/>
    <w:rsid w:val="00AD7C88"/>
    <w:rsid w:val="00AE258B"/>
    <w:rsid w:val="00AE3256"/>
    <w:rsid w:val="00AE47BE"/>
    <w:rsid w:val="00AF42F6"/>
    <w:rsid w:val="00AF4B94"/>
    <w:rsid w:val="00B041C6"/>
    <w:rsid w:val="00B04EE2"/>
    <w:rsid w:val="00B14FCE"/>
    <w:rsid w:val="00B179C6"/>
    <w:rsid w:val="00B17A72"/>
    <w:rsid w:val="00B2217E"/>
    <w:rsid w:val="00B25662"/>
    <w:rsid w:val="00B268E1"/>
    <w:rsid w:val="00B26E7F"/>
    <w:rsid w:val="00B279F0"/>
    <w:rsid w:val="00B34DBA"/>
    <w:rsid w:val="00B35652"/>
    <w:rsid w:val="00B35E8E"/>
    <w:rsid w:val="00B4056A"/>
    <w:rsid w:val="00B434A3"/>
    <w:rsid w:val="00B4388D"/>
    <w:rsid w:val="00B4587E"/>
    <w:rsid w:val="00B47FF7"/>
    <w:rsid w:val="00B522F1"/>
    <w:rsid w:val="00B53516"/>
    <w:rsid w:val="00B5404F"/>
    <w:rsid w:val="00B54BC1"/>
    <w:rsid w:val="00B550C4"/>
    <w:rsid w:val="00B552BF"/>
    <w:rsid w:val="00B611B6"/>
    <w:rsid w:val="00B63F44"/>
    <w:rsid w:val="00B7186F"/>
    <w:rsid w:val="00B71970"/>
    <w:rsid w:val="00B741C9"/>
    <w:rsid w:val="00B74A52"/>
    <w:rsid w:val="00B76595"/>
    <w:rsid w:val="00B76AE1"/>
    <w:rsid w:val="00B86AB2"/>
    <w:rsid w:val="00B91C97"/>
    <w:rsid w:val="00B91D16"/>
    <w:rsid w:val="00B93486"/>
    <w:rsid w:val="00B9398D"/>
    <w:rsid w:val="00BA10FB"/>
    <w:rsid w:val="00BB111B"/>
    <w:rsid w:val="00BB1FC5"/>
    <w:rsid w:val="00BB56D1"/>
    <w:rsid w:val="00BB733A"/>
    <w:rsid w:val="00BB7F1A"/>
    <w:rsid w:val="00BC72AF"/>
    <w:rsid w:val="00BD1A7E"/>
    <w:rsid w:val="00BD2344"/>
    <w:rsid w:val="00BE1BD6"/>
    <w:rsid w:val="00BE3123"/>
    <w:rsid w:val="00BF4936"/>
    <w:rsid w:val="00C1314F"/>
    <w:rsid w:val="00C17F4A"/>
    <w:rsid w:val="00C24B30"/>
    <w:rsid w:val="00C2517F"/>
    <w:rsid w:val="00C35669"/>
    <w:rsid w:val="00C40C3C"/>
    <w:rsid w:val="00C415EE"/>
    <w:rsid w:val="00C42076"/>
    <w:rsid w:val="00C45920"/>
    <w:rsid w:val="00C51A9C"/>
    <w:rsid w:val="00C52CDE"/>
    <w:rsid w:val="00C54248"/>
    <w:rsid w:val="00C542E6"/>
    <w:rsid w:val="00C60E67"/>
    <w:rsid w:val="00C66134"/>
    <w:rsid w:val="00C66FEB"/>
    <w:rsid w:val="00C67254"/>
    <w:rsid w:val="00C6751A"/>
    <w:rsid w:val="00C70AAA"/>
    <w:rsid w:val="00C77AAB"/>
    <w:rsid w:val="00C8001F"/>
    <w:rsid w:val="00C8386E"/>
    <w:rsid w:val="00C90857"/>
    <w:rsid w:val="00C9685E"/>
    <w:rsid w:val="00C978DE"/>
    <w:rsid w:val="00CA0066"/>
    <w:rsid w:val="00CA2906"/>
    <w:rsid w:val="00CA2F6F"/>
    <w:rsid w:val="00CB1935"/>
    <w:rsid w:val="00CB2DA4"/>
    <w:rsid w:val="00CB619A"/>
    <w:rsid w:val="00CC1410"/>
    <w:rsid w:val="00CC2F4D"/>
    <w:rsid w:val="00CD4610"/>
    <w:rsid w:val="00CD4C14"/>
    <w:rsid w:val="00CD4DFD"/>
    <w:rsid w:val="00CD603E"/>
    <w:rsid w:val="00CE04DC"/>
    <w:rsid w:val="00CE119A"/>
    <w:rsid w:val="00CE311A"/>
    <w:rsid w:val="00CE50BC"/>
    <w:rsid w:val="00CF6F50"/>
    <w:rsid w:val="00CF7BB1"/>
    <w:rsid w:val="00D026DB"/>
    <w:rsid w:val="00D03DE5"/>
    <w:rsid w:val="00D0506E"/>
    <w:rsid w:val="00D11BF6"/>
    <w:rsid w:val="00D122F0"/>
    <w:rsid w:val="00D213AD"/>
    <w:rsid w:val="00D21C0A"/>
    <w:rsid w:val="00D243FF"/>
    <w:rsid w:val="00D26C8A"/>
    <w:rsid w:val="00D272ED"/>
    <w:rsid w:val="00D27C72"/>
    <w:rsid w:val="00D30E51"/>
    <w:rsid w:val="00D400D1"/>
    <w:rsid w:val="00D43ED1"/>
    <w:rsid w:val="00D45DAC"/>
    <w:rsid w:val="00D5599A"/>
    <w:rsid w:val="00D56714"/>
    <w:rsid w:val="00D56BC3"/>
    <w:rsid w:val="00D57B90"/>
    <w:rsid w:val="00D6335F"/>
    <w:rsid w:val="00D74B58"/>
    <w:rsid w:val="00D85377"/>
    <w:rsid w:val="00D90AF2"/>
    <w:rsid w:val="00D924CC"/>
    <w:rsid w:val="00D943CA"/>
    <w:rsid w:val="00D95992"/>
    <w:rsid w:val="00D97040"/>
    <w:rsid w:val="00DB56CD"/>
    <w:rsid w:val="00DB5B85"/>
    <w:rsid w:val="00DD23A7"/>
    <w:rsid w:val="00DD5262"/>
    <w:rsid w:val="00DD56EC"/>
    <w:rsid w:val="00DD7AD0"/>
    <w:rsid w:val="00DE739C"/>
    <w:rsid w:val="00DE7E1A"/>
    <w:rsid w:val="00DF477F"/>
    <w:rsid w:val="00E004D4"/>
    <w:rsid w:val="00E00E7D"/>
    <w:rsid w:val="00E01233"/>
    <w:rsid w:val="00E0133E"/>
    <w:rsid w:val="00E03534"/>
    <w:rsid w:val="00E0498A"/>
    <w:rsid w:val="00E1001D"/>
    <w:rsid w:val="00E1032E"/>
    <w:rsid w:val="00E1372C"/>
    <w:rsid w:val="00E14DCA"/>
    <w:rsid w:val="00E215B5"/>
    <w:rsid w:val="00E27604"/>
    <w:rsid w:val="00E27996"/>
    <w:rsid w:val="00E311A9"/>
    <w:rsid w:val="00E3223F"/>
    <w:rsid w:val="00E331C8"/>
    <w:rsid w:val="00E34AC3"/>
    <w:rsid w:val="00E36361"/>
    <w:rsid w:val="00E36C22"/>
    <w:rsid w:val="00E423EB"/>
    <w:rsid w:val="00E45CD0"/>
    <w:rsid w:val="00E45F76"/>
    <w:rsid w:val="00E52101"/>
    <w:rsid w:val="00E53C35"/>
    <w:rsid w:val="00E53FE6"/>
    <w:rsid w:val="00E647EA"/>
    <w:rsid w:val="00E75C5A"/>
    <w:rsid w:val="00E778AF"/>
    <w:rsid w:val="00E96799"/>
    <w:rsid w:val="00EA33F0"/>
    <w:rsid w:val="00EA5EAC"/>
    <w:rsid w:val="00EB1AA1"/>
    <w:rsid w:val="00EB7F0C"/>
    <w:rsid w:val="00EC0DA1"/>
    <w:rsid w:val="00EC26FA"/>
    <w:rsid w:val="00EC3ACC"/>
    <w:rsid w:val="00EC6871"/>
    <w:rsid w:val="00ED4430"/>
    <w:rsid w:val="00EE0758"/>
    <w:rsid w:val="00EE3189"/>
    <w:rsid w:val="00EE3CB6"/>
    <w:rsid w:val="00EF0283"/>
    <w:rsid w:val="00EF2340"/>
    <w:rsid w:val="00EF3393"/>
    <w:rsid w:val="00EF5FFF"/>
    <w:rsid w:val="00F03C5B"/>
    <w:rsid w:val="00F11C69"/>
    <w:rsid w:val="00F206C5"/>
    <w:rsid w:val="00F23657"/>
    <w:rsid w:val="00F3032F"/>
    <w:rsid w:val="00F35092"/>
    <w:rsid w:val="00F37D94"/>
    <w:rsid w:val="00F447DF"/>
    <w:rsid w:val="00F45730"/>
    <w:rsid w:val="00F47804"/>
    <w:rsid w:val="00F53A70"/>
    <w:rsid w:val="00F57EEB"/>
    <w:rsid w:val="00F60AE8"/>
    <w:rsid w:val="00F60CFF"/>
    <w:rsid w:val="00F702BF"/>
    <w:rsid w:val="00F722CE"/>
    <w:rsid w:val="00F72D88"/>
    <w:rsid w:val="00F7353D"/>
    <w:rsid w:val="00F74BDF"/>
    <w:rsid w:val="00F769B7"/>
    <w:rsid w:val="00F771E8"/>
    <w:rsid w:val="00F80F42"/>
    <w:rsid w:val="00F82024"/>
    <w:rsid w:val="00F9236D"/>
    <w:rsid w:val="00F97E47"/>
    <w:rsid w:val="00FA3547"/>
    <w:rsid w:val="00FA69EF"/>
    <w:rsid w:val="00FA6EFC"/>
    <w:rsid w:val="00FB0394"/>
    <w:rsid w:val="00FB2131"/>
    <w:rsid w:val="00FB3026"/>
    <w:rsid w:val="00FB455C"/>
    <w:rsid w:val="00FB4673"/>
    <w:rsid w:val="00FD1999"/>
    <w:rsid w:val="00FD79BC"/>
    <w:rsid w:val="00FE0214"/>
    <w:rsid w:val="00FE60D3"/>
    <w:rsid w:val="00FF24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7EAD"/>
  <w15:chartTrackingRefBased/>
  <w15:docId w15:val="{81DA9FFC-C959-4677-B88E-3D9587F4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
    <w:basedOn w:val="Normal"/>
    <w:next w:val="Normal"/>
    <w:link w:val="Heading1Char"/>
    <w:uiPriority w:val="9"/>
    <w:qFormat/>
    <w:rsid w:val="00865A36"/>
    <w:pPr>
      <w:keepNext/>
      <w:keepLines/>
      <w:spacing w:before="360" w:after="80"/>
      <w:jc w:val="center"/>
      <w:outlineLvl w:val="0"/>
    </w:pPr>
    <w:rPr>
      <w:rFonts w:ascii="Times New Roman" w:eastAsiaTheme="majorEastAsia" w:hAnsi="Times New Roman" w:cstheme="majorBidi"/>
      <w:sz w:val="24"/>
      <w:szCs w:val="40"/>
    </w:rPr>
  </w:style>
  <w:style w:type="paragraph" w:styleId="Heading2">
    <w:name w:val="heading 2"/>
    <w:basedOn w:val="Normal"/>
    <w:next w:val="Normal"/>
    <w:link w:val="Heading2Char"/>
    <w:uiPriority w:val="9"/>
    <w:unhideWhenUsed/>
    <w:qFormat/>
    <w:rsid w:val="00865A36"/>
    <w:pPr>
      <w:keepNext/>
      <w:keepLines/>
      <w:spacing w:before="160" w:after="80"/>
      <w:ind w:left="708"/>
      <w:outlineLvl w:val="1"/>
    </w:pPr>
    <w:rPr>
      <w:rFonts w:ascii="Times New Roman" w:eastAsiaTheme="majorEastAsia" w:hAnsi="Times New Roman" w:cstheme="majorBidi"/>
      <w:i/>
      <w:sz w:val="24"/>
      <w:szCs w:val="32"/>
    </w:rPr>
  </w:style>
  <w:style w:type="paragraph" w:styleId="Heading3">
    <w:name w:val="heading 3"/>
    <w:basedOn w:val="Normal"/>
    <w:next w:val="Normal"/>
    <w:link w:val="Heading3Char"/>
    <w:uiPriority w:val="9"/>
    <w:unhideWhenUsed/>
    <w:qFormat/>
    <w:rsid w:val="00865A36"/>
    <w:pPr>
      <w:keepNext/>
      <w:keepLines/>
      <w:spacing w:before="160" w:after="80"/>
      <w:ind w:left="708"/>
      <w:outlineLvl w:val="2"/>
    </w:pPr>
    <w:rPr>
      <w:rFonts w:ascii="Times New Roman" w:eastAsiaTheme="majorEastAsia" w:hAnsi="Times New Roman" w:cstheme="majorBidi"/>
      <w:i/>
      <w:szCs w:val="28"/>
    </w:rPr>
  </w:style>
  <w:style w:type="paragraph" w:styleId="Heading4">
    <w:name w:val="heading 4"/>
    <w:basedOn w:val="Normal"/>
    <w:next w:val="Normal"/>
    <w:link w:val="Heading4Char"/>
    <w:uiPriority w:val="9"/>
    <w:semiHidden/>
    <w:unhideWhenUsed/>
    <w:qFormat/>
    <w:rsid w:val="000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865A36"/>
    <w:rPr>
      <w:rFonts w:ascii="Times New Roman" w:eastAsiaTheme="majorEastAsia" w:hAnsi="Times New Roman" w:cstheme="majorBidi"/>
      <w:sz w:val="24"/>
      <w:szCs w:val="40"/>
    </w:rPr>
  </w:style>
  <w:style w:type="character" w:customStyle="1" w:styleId="Heading2Char">
    <w:name w:val="Heading 2 Char"/>
    <w:basedOn w:val="DefaultParagraphFont"/>
    <w:link w:val="Heading2"/>
    <w:uiPriority w:val="9"/>
    <w:rsid w:val="00865A36"/>
    <w:rPr>
      <w:rFonts w:ascii="Times New Roman" w:eastAsiaTheme="majorEastAsia" w:hAnsi="Times New Roman" w:cstheme="majorBidi"/>
      <w:i/>
      <w:sz w:val="24"/>
      <w:szCs w:val="32"/>
    </w:rPr>
  </w:style>
  <w:style w:type="character" w:customStyle="1" w:styleId="Heading3Char">
    <w:name w:val="Heading 3 Char"/>
    <w:basedOn w:val="DefaultParagraphFont"/>
    <w:link w:val="Heading3"/>
    <w:uiPriority w:val="9"/>
    <w:rsid w:val="00865A36"/>
    <w:rPr>
      <w:rFonts w:ascii="Times New Roman" w:eastAsiaTheme="majorEastAsia" w:hAnsi="Times New Roman" w:cstheme="majorBidi"/>
      <w:i/>
      <w:szCs w:val="28"/>
    </w:rPr>
  </w:style>
  <w:style w:type="character" w:customStyle="1" w:styleId="Heading4Char">
    <w:name w:val="Heading 4 Char"/>
    <w:basedOn w:val="DefaultParagraphFont"/>
    <w:link w:val="Heading4"/>
    <w:uiPriority w:val="9"/>
    <w:semiHidden/>
    <w:rsid w:val="000774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4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4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4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4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40D"/>
    <w:rPr>
      <w:rFonts w:eastAsiaTheme="majorEastAsia" w:cstheme="majorBidi"/>
      <w:color w:val="272727" w:themeColor="text1" w:themeTint="D8"/>
    </w:rPr>
  </w:style>
  <w:style w:type="paragraph" w:styleId="Title">
    <w:name w:val="Title"/>
    <w:basedOn w:val="Normal"/>
    <w:next w:val="Normal"/>
    <w:link w:val="TitleChar"/>
    <w:uiPriority w:val="10"/>
    <w:qFormat/>
    <w:rsid w:val="000774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4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4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07740D"/>
    <w:rPr>
      <w:i/>
      <w:iCs/>
      <w:color w:val="404040" w:themeColor="text1" w:themeTint="BF"/>
    </w:rPr>
  </w:style>
  <w:style w:type="paragraph" w:styleId="ListParagraph">
    <w:name w:val="List Paragraph"/>
    <w:basedOn w:val="Normal"/>
    <w:link w:val="ListParagraphChar"/>
    <w:uiPriority w:val="34"/>
    <w:qFormat/>
    <w:rsid w:val="0007740D"/>
    <w:pPr>
      <w:ind w:left="720"/>
      <w:contextualSpacing/>
    </w:pPr>
  </w:style>
  <w:style w:type="character" w:styleId="IntenseEmphasis">
    <w:name w:val="Intense Emphasis"/>
    <w:basedOn w:val="DefaultParagraphFont"/>
    <w:uiPriority w:val="21"/>
    <w:qFormat/>
    <w:rsid w:val="0007740D"/>
    <w:rPr>
      <w:i/>
      <w:iCs/>
      <w:color w:val="0F4761" w:themeColor="accent1" w:themeShade="BF"/>
    </w:rPr>
  </w:style>
  <w:style w:type="paragraph" w:styleId="IntenseQuote">
    <w:name w:val="Intense Quote"/>
    <w:basedOn w:val="Normal"/>
    <w:next w:val="Normal"/>
    <w:link w:val="IntenseQuoteChar"/>
    <w:uiPriority w:val="30"/>
    <w:qFormat/>
    <w:rsid w:val="000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40D"/>
    <w:rPr>
      <w:i/>
      <w:iCs/>
      <w:color w:val="0F4761" w:themeColor="accent1" w:themeShade="BF"/>
    </w:rPr>
  </w:style>
  <w:style w:type="character" w:styleId="IntenseReference">
    <w:name w:val="Intense Reference"/>
    <w:basedOn w:val="DefaultParagraphFont"/>
    <w:uiPriority w:val="32"/>
    <w:qFormat/>
    <w:rsid w:val="0007740D"/>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B86AB2"/>
    <w:pPr>
      <w:spacing w:after="0"/>
      <w:jc w:val="center"/>
    </w:pPr>
    <w:rPr>
      <w:rFonts w:ascii="Aptos" w:hAnsi="Aptos"/>
      <w:noProof/>
      <w:lang w:val="en-US"/>
    </w:rPr>
  </w:style>
  <w:style w:type="character" w:customStyle="1" w:styleId="ListParagraphChar">
    <w:name w:val="List Paragraph Char"/>
    <w:basedOn w:val="DefaultParagraphFont"/>
    <w:link w:val="ListParagraph"/>
    <w:uiPriority w:val="34"/>
    <w:rsid w:val="00B86AB2"/>
  </w:style>
  <w:style w:type="character" w:customStyle="1" w:styleId="EndNoteBibliographyTitleChar">
    <w:name w:val="EndNote Bibliography Title Char"/>
    <w:basedOn w:val="ListParagraphChar"/>
    <w:link w:val="EndNoteBibliographyTitle"/>
    <w:rsid w:val="00B86AB2"/>
    <w:rPr>
      <w:rFonts w:ascii="Aptos" w:hAnsi="Aptos"/>
      <w:noProof/>
      <w:lang w:val="en-US"/>
    </w:rPr>
  </w:style>
  <w:style w:type="paragraph" w:customStyle="1" w:styleId="EndNoteBibliography">
    <w:name w:val="EndNote Bibliography"/>
    <w:basedOn w:val="Normal"/>
    <w:link w:val="EndNoteBibliographyChar"/>
    <w:rsid w:val="00B86AB2"/>
    <w:pPr>
      <w:spacing w:line="240" w:lineRule="auto"/>
    </w:pPr>
    <w:rPr>
      <w:rFonts w:ascii="Aptos" w:hAnsi="Aptos"/>
      <w:noProof/>
      <w:lang w:val="en-US"/>
    </w:rPr>
  </w:style>
  <w:style w:type="character" w:customStyle="1" w:styleId="EndNoteBibliographyChar">
    <w:name w:val="EndNote Bibliography Char"/>
    <w:basedOn w:val="ListParagraphChar"/>
    <w:link w:val="EndNoteBibliography"/>
    <w:rsid w:val="00B86AB2"/>
    <w:rPr>
      <w:rFonts w:ascii="Aptos" w:hAnsi="Aptos"/>
      <w:noProof/>
      <w:lang w:val="en-US"/>
    </w:rPr>
  </w:style>
  <w:style w:type="character" w:styleId="Hyperlink">
    <w:name w:val="Hyperlink"/>
    <w:basedOn w:val="DefaultParagraphFont"/>
    <w:uiPriority w:val="99"/>
    <w:unhideWhenUsed/>
    <w:rsid w:val="000C76EC"/>
    <w:rPr>
      <w:color w:val="467886" w:themeColor="hyperlink"/>
      <w:u w:val="single"/>
    </w:rPr>
  </w:style>
  <w:style w:type="character" w:styleId="UnresolvedMention">
    <w:name w:val="Unresolved Mention"/>
    <w:basedOn w:val="DefaultParagraphFont"/>
    <w:uiPriority w:val="99"/>
    <w:semiHidden/>
    <w:unhideWhenUsed/>
    <w:rsid w:val="000C76EC"/>
    <w:rPr>
      <w:color w:val="605E5C"/>
      <w:shd w:val="clear" w:color="auto" w:fill="E1DFDD"/>
    </w:rPr>
  </w:style>
  <w:style w:type="character" w:styleId="FollowedHyperlink">
    <w:name w:val="FollowedHyperlink"/>
    <w:basedOn w:val="DefaultParagraphFont"/>
    <w:uiPriority w:val="99"/>
    <w:semiHidden/>
    <w:unhideWhenUsed/>
    <w:rsid w:val="00C60E67"/>
    <w:rPr>
      <w:color w:val="96607D" w:themeColor="followedHyperlink"/>
      <w:u w:val="single"/>
    </w:rPr>
  </w:style>
  <w:style w:type="character" w:styleId="CommentReference">
    <w:name w:val="annotation reference"/>
    <w:basedOn w:val="DefaultParagraphFont"/>
    <w:uiPriority w:val="99"/>
    <w:semiHidden/>
    <w:unhideWhenUsed/>
    <w:rsid w:val="00FE0214"/>
    <w:rPr>
      <w:sz w:val="16"/>
      <w:szCs w:val="16"/>
    </w:rPr>
  </w:style>
  <w:style w:type="paragraph" w:styleId="CommentText">
    <w:name w:val="annotation text"/>
    <w:basedOn w:val="Normal"/>
    <w:link w:val="CommentTextChar"/>
    <w:uiPriority w:val="99"/>
    <w:semiHidden/>
    <w:unhideWhenUsed/>
    <w:rsid w:val="00FE0214"/>
    <w:pPr>
      <w:spacing w:line="240" w:lineRule="auto"/>
    </w:pPr>
    <w:rPr>
      <w:sz w:val="20"/>
      <w:szCs w:val="20"/>
    </w:rPr>
  </w:style>
  <w:style w:type="character" w:customStyle="1" w:styleId="CommentTextChar">
    <w:name w:val="Comment Text Char"/>
    <w:basedOn w:val="DefaultParagraphFont"/>
    <w:link w:val="CommentText"/>
    <w:uiPriority w:val="99"/>
    <w:semiHidden/>
    <w:rsid w:val="00FE0214"/>
    <w:rPr>
      <w:sz w:val="20"/>
      <w:szCs w:val="20"/>
    </w:rPr>
  </w:style>
  <w:style w:type="paragraph" w:styleId="CommentSubject">
    <w:name w:val="annotation subject"/>
    <w:basedOn w:val="CommentText"/>
    <w:next w:val="CommentText"/>
    <w:link w:val="CommentSubjectChar"/>
    <w:uiPriority w:val="99"/>
    <w:semiHidden/>
    <w:unhideWhenUsed/>
    <w:rsid w:val="00FE0214"/>
    <w:rPr>
      <w:b/>
      <w:bCs/>
    </w:rPr>
  </w:style>
  <w:style w:type="character" w:customStyle="1" w:styleId="CommentSubjectChar">
    <w:name w:val="Comment Subject Char"/>
    <w:basedOn w:val="CommentTextChar"/>
    <w:link w:val="CommentSubject"/>
    <w:uiPriority w:val="99"/>
    <w:semiHidden/>
    <w:rsid w:val="00FE0214"/>
    <w:rPr>
      <w:b/>
      <w:bCs/>
      <w:sz w:val="20"/>
      <w:szCs w:val="20"/>
    </w:rPr>
  </w:style>
  <w:style w:type="paragraph" w:styleId="Revision">
    <w:name w:val="Revision"/>
    <w:hidden/>
    <w:uiPriority w:val="99"/>
    <w:semiHidden/>
    <w:rsid w:val="0052752D"/>
    <w:pPr>
      <w:spacing w:after="0" w:line="240" w:lineRule="auto"/>
    </w:pPr>
  </w:style>
  <w:style w:type="table" w:styleId="PlainTable3">
    <w:name w:val="Plain Table 3"/>
    <w:basedOn w:val="TableNormal"/>
    <w:uiPriority w:val="43"/>
    <w:rsid w:val="004A30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A30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33387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65A36"/>
    <w:pPr>
      <w:spacing w:after="100"/>
    </w:pPr>
  </w:style>
  <w:style w:type="paragraph" w:styleId="TOC2">
    <w:name w:val="toc 2"/>
    <w:basedOn w:val="Normal"/>
    <w:next w:val="Normal"/>
    <w:autoRedefine/>
    <w:uiPriority w:val="39"/>
    <w:unhideWhenUsed/>
    <w:rsid w:val="00865A36"/>
    <w:pPr>
      <w:spacing w:after="100"/>
      <w:ind w:left="220"/>
    </w:pPr>
  </w:style>
  <w:style w:type="paragraph" w:styleId="TOC3">
    <w:name w:val="toc 3"/>
    <w:basedOn w:val="Normal"/>
    <w:next w:val="Normal"/>
    <w:autoRedefine/>
    <w:uiPriority w:val="39"/>
    <w:unhideWhenUsed/>
    <w:rsid w:val="00656C24"/>
    <w:pPr>
      <w:spacing w:after="100"/>
      <w:ind w:left="440"/>
    </w:pPr>
  </w:style>
  <w:style w:type="paragraph" w:styleId="Header">
    <w:name w:val="header"/>
    <w:basedOn w:val="Normal"/>
    <w:link w:val="HeaderChar"/>
    <w:uiPriority w:val="99"/>
    <w:unhideWhenUsed/>
    <w:rsid w:val="008536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6CB"/>
  </w:style>
  <w:style w:type="paragraph" w:styleId="Footer">
    <w:name w:val="footer"/>
    <w:basedOn w:val="Normal"/>
    <w:link w:val="FooterChar"/>
    <w:uiPriority w:val="99"/>
    <w:unhideWhenUsed/>
    <w:rsid w:val="008536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6CB"/>
  </w:style>
  <w:style w:type="paragraph" w:styleId="Caption">
    <w:name w:val="caption"/>
    <w:basedOn w:val="Normal"/>
    <w:next w:val="Normal"/>
    <w:uiPriority w:val="35"/>
    <w:unhideWhenUsed/>
    <w:qFormat/>
    <w:rsid w:val="001321C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75C5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19971">
      <w:bodyDiv w:val="1"/>
      <w:marLeft w:val="0"/>
      <w:marRight w:val="0"/>
      <w:marTop w:val="0"/>
      <w:marBottom w:val="0"/>
      <w:divBdr>
        <w:top w:val="none" w:sz="0" w:space="0" w:color="auto"/>
        <w:left w:val="none" w:sz="0" w:space="0" w:color="auto"/>
        <w:bottom w:val="none" w:sz="0" w:space="0" w:color="auto"/>
        <w:right w:val="none" w:sz="0" w:space="0" w:color="auto"/>
      </w:divBdr>
    </w:div>
    <w:div w:id="835415228">
      <w:bodyDiv w:val="1"/>
      <w:marLeft w:val="0"/>
      <w:marRight w:val="0"/>
      <w:marTop w:val="0"/>
      <w:marBottom w:val="0"/>
      <w:divBdr>
        <w:top w:val="none" w:sz="0" w:space="0" w:color="auto"/>
        <w:left w:val="none" w:sz="0" w:space="0" w:color="auto"/>
        <w:bottom w:val="none" w:sz="0" w:space="0" w:color="auto"/>
        <w:right w:val="none" w:sz="0" w:space="0" w:color="auto"/>
      </w:divBdr>
    </w:div>
    <w:div w:id="1013339197">
      <w:bodyDiv w:val="1"/>
      <w:marLeft w:val="0"/>
      <w:marRight w:val="0"/>
      <w:marTop w:val="0"/>
      <w:marBottom w:val="0"/>
      <w:divBdr>
        <w:top w:val="none" w:sz="0" w:space="0" w:color="auto"/>
        <w:left w:val="none" w:sz="0" w:space="0" w:color="auto"/>
        <w:bottom w:val="none" w:sz="0" w:space="0" w:color="auto"/>
        <w:right w:val="none" w:sz="0" w:space="0" w:color="auto"/>
      </w:divBdr>
    </w:div>
    <w:div w:id="168512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s://github.com/esteban-russi/sentinel2-dl-deforestation"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22AC8-F30D-4053-8A23-84298B23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7123</TotalTime>
  <Pages>29</Pages>
  <Words>13986</Words>
  <Characters>76927</Characters>
  <Application>Microsoft Office Word</Application>
  <DocSecurity>0</DocSecurity>
  <Lines>641</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Guerrero</dc:creator>
  <cp:keywords/>
  <dc:description/>
  <cp:lastModifiedBy>Esteban Guerrero</cp:lastModifiedBy>
  <cp:revision>394</cp:revision>
  <cp:lastPrinted>2025-08-29T11:54:00Z</cp:lastPrinted>
  <dcterms:created xsi:type="dcterms:W3CDTF">2025-07-30T15:38:00Z</dcterms:created>
  <dcterms:modified xsi:type="dcterms:W3CDTF">2025-08-29T12:12:00Z</dcterms:modified>
</cp:coreProperties>
</file>