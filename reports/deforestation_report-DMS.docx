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7CE58" w14:textId="77777777" w:rsidR="00B04EE2" w:rsidRDefault="00B04EE2" w:rsidP="00B04EE2">
      <w:pPr>
        <w:spacing w:line="360" w:lineRule="auto"/>
        <w:jc w:val="center"/>
        <w:rPr>
          <w:rFonts w:ascii="Times New Roman" w:hAnsi="Times New Roman" w:cs="Times New Roman"/>
          <w:sz w:val="24"/>
          <w:szCs w:val="24"/>
          <w:lang w:val="en-GB"/>
        </w:rPr>
      </w:pPr>
    </w:p>
    <w:p w14:paraId="3BF5FD1B" w14:textId="77777777" w:rsidR="00B04EE2" w:rsidRDefault="00B04EE2" w:rsidP="00B04EE2">
      <w:pPr>
        <w:spacing w:line="360" w:lineRule="auto"/>
        <w:jc w:val="center"/>
        <w:rPr>
          <w:rFonts w:ascii="Times New Roman" w:hAnsi="Times New Roman" w:cs="Times New Roman"/>
          <w:sz w:val="24"/>
          <w:szCs w:val="24"/>
          <w:lang w:val="en-GB"/>
        </w:rPr>
      </w:pPr>
    </w:p>
    <w:p w14:paraId="63537D92" w14:textId="77777777" w:rsidR="00B04EE2" w:rsidRDefault="00B04EE2" w:rsidP="00B04EE2">
      <w:pPr>
        <w:spacing w:line="360" w:lineRule="auto"/>
        <w:jc w:val="center"/>
        <w:rPr>
          <w:rFonts w:ascii="Times New Roman" w:hAnsi="Times New Roman" w:cs="Times New Roman"/>
          <w:sz w:val="24"/>
          <w:szCs w:val="24"/>
          <w:lang w:val="en-GB"/>
        </w:rPr>
      </w:pPr>
    </w:p>
    <w:p w14:paraId="5D11E65F" w14:textId="77777777" w:rsidR="00B04EE2" w:rsidRDefault="00B04EE2" w:rsidP="00B04EE2">
      <w:pPr>
        <w:spacing w:line="360" w:lineRule="auto"/>
        <w:jc w:val="center"/>
        <w:rPr>
          <w:rFonts w:ascii="Times New Roman" w:hAnsi="Times New Roman" w:cs="Times New Roman"/>
          <w:sz w:val="24"/>
          <w:szCs w:val="24"/>
          <w:lang w:val="en-GB"/>
        </w:rPr>
      </w:pPr>
    </w:p>
    <w:p w14:paraId="5DE598CC" w14:textId="77777777" w:rsidR="00B04EE2" w:rsidRPr="00B04EE2" w:rsidRDefault="00B04EE2" w:rsidP="00B04EE2">
      <w:pPr>
        <w:spacing w:line="360" w:lineRule="auto"/>
        <w:jc w:val="center"/>
        <w:rPr>
          <w:rFonts w:ascii="Times New Roman" w:hAnsi="Times New Roman" w:cs="Times New Roman"/>
          <w:sz w:val="32"/>
          <w:szCs w:val="32"/>
          <w:lang w:val="en-GB"/>
        </w:rPr>
      </w:pPr>
    </w:p>
    <w:p w14:paraId="066267C3" w14:textId="1CA7F37C" w:rsidR="00B04EE2" w:rsidRPr="00B04EE2" w:rsidRDefault="00B04EE2" w:rsidP="00B04EE2">
      <w:pPr>
        <w:spacing w:line="360" w:lineRule="auto"/>
        <w:jc w:val="center"/>
        <w:rPr>
          <w:rFonts w:ascii="Times New Roman" w:hAnsi="Times New Roman" w:cs="Times New Roman"/>
          <w:sz w:val="32"/>
          <w:szCs w:val="32"/>
          <w:lang w:val="en-GB"/>
        </w:rPr>
      </w:pPr>
      <w:r w:rsidRPr="00B04EE2">
        <w:rPr>
          <w:rFonts w:ascii="Times New Roman" w:hAnsi="Times New Roman" w:cs="Times New Roman"/>
          <w:sz w:val="32"/>
          <w:szCs w:val="32"/>
          <w:lang w:val="en-GB"/>
        </w:rPr>
        <w:t>Deforestation Monitoring in the Colombian Amazon:</w:t>
      </w:r>
      <w:r w:rsidRPr="00B04EE2">
        <w:rPr>
          <w:rFonts w:ascii="Times New Roman" w:hAnsi="Times New Roman" w:cs="Times New Roman"/>
          <w:sz w:val="32"/>
          <w:szCs w:val="32"/>
          <w:lang w:val="en-GB"/>
        </w:rPr>
        <w:br/>
      </w:r>
      <w:r w:rsidRPr="00B04EE2">
        <w:rPr>
          <w:rFonts w:ascii="Times New Roman" w:hAnsi="Times New Roman" w:cs="Times New Roman"/>
          <w:sz w:val="32"/>
          <w:szCs w:val="32"/>
          <w:lang w:val="en-GB"/>
        </w:rPr>
        <w:t>Semantic Segmentation and Change Detection with Deep Learning and Sentinel-2.</w:t>
      </w:r>
    </w:p>
    <w:p w14:paraId="0D69FE72" w14:textId="77777777" w:rsidR="00B04EE2" w:rsidRDefault="00B04EE2" w:rsidP="00B04EE2">
      <w:pPr>
        <w:spacing w:line="360" w:lineRule="auto"/>
        <w:jc w:val="center"/>
        <w:rPr>
          <w:rFonts w:ascii="Times New Roman" w:hAnsi="Times New Roman" w:cs="Times New Roman"/>
          <w:sz w:val="24"/>
          <w:szCs w:val="24"/>
          <w:lang w:val="en-GB"/>
        </w:rPr>
      </w:pPr>
    </w:p>
    <w:p w14:paraId="29724964" w14:textId="77777777" w:rsidR="00B04EE2" w:rsidRDefault="00B04EE2" w:rsidP="00B04EE2">
      <w:pPr>
        <w:spacing w:line="360" w:lineRule="auto"/>
        <w:jc w:val="center"/>
        <w:rPr>
          <w:rFonts w:ascii="Times New Roman" w:hAnsi="Times New Roman" w:cs="Times New Roman"/>
          <w:sz w:val="24"/>
          <w:szCs w:val="24"/>
          <w:lang w:val="en-GB"/>
        </w:rPr>
      </w:pPr>
    </w:p>
    <w:p w14:paraId="77973229"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35DFF0F9" w14:textId="6B2C4F81" w:rsidR="00B04EE2" w:rsidRPr="00B04EE2" w:rsidRDefault="00B04EE2" w:rsidP="00B04EE2">
      <w:pPr>
        <w:spacing w:line="360" w:lineRule="auto"/>
        <w:jc w:val="center"/>
        <w:rPr>
          <w:rFonts w:ascii="Times New Roman" w:hAnsi="Times New Roman" w:cs="Times New Roman"/>
          <w:sz w:val="24"/>
          <w:szCs w:val="24"/>
          <w:lang w:val="en-GB"/>
        </w:rPr>
      </w:pPr>
      <w:proofErr w:type="gramStart"/>
      <w:r w:rsidRPr="00B04EE2">
        <w:rPr>
          <w:rFonts w:ascii="Times New Roman" w:hAnsi="Times New Roman" w:cs="Times New Roman"/>
          <w:sz w:val="24"/>
          <w:szCs w:val="24"/>
          <w:lang w:val="en-GB"/>
        </w:rPr>
        <w:t>A</w:t>
      </w:r>
      <w:proofErr w:type="gramEnd"/>
      <w:r w:rsidRPr="00B04EE2">
        <w:rPr>
          <w:rFonts w:ascii="Times New Roman" w:hAnsi="Times New Roman" w:cs="Times New Roman"/>
          <w:sz w:val="24"/>
          <w:szCs w:val="24"/>
          <w:lang w:val="en-GB"/>
        </w:rPr>
        <w:t xml:space="preserve"> extended research project report submitted to the University of Manchester for the degree of MSc. Data Science in the Faculty of Humanities.</w:t>
      </w:r>
    </w:p>
    <w:p w14:paraId="15F11F08"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5E402077" w14:textId="77777777" w:rsid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Submission date: September 2025</w:t>
      </w:r>
    </w:p>
    <w:p w14:paraId="64D4C076" w14:textId="77777777" w:rsidR="00B04EE2" w:rsidRDefault="00B04EE2" w:rsidP="00B04EE2">
      <w:pPr>
        <w:spacing w:line="360" w:lineRule="auto"/>
        <w:jc w:val="center"/>
        <w:rPr>
          <w:rFonts w:ascii="Times New Roman" w:hAnsi="Times New Roman" w:cs="Times New Roman"/>
          <w:sz w:val="24"/>
          <w:szCs w:val="24"/>
          <w:lang w:val="en-GB"/>
        </w:rPr>
      </w:pPr>
    </w:p>
    <w:p w14:paraId="7F645DEF"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5D2A55A9"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3C252BD5" w14:textId="77777777" w:rsidR="00B04EE2" w:rsidRP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Student ID: 11513507</w:t>
      </w:r>
    </w:p>
    <w:p w14:paraId="790F5262" w14:textId="77777777" w:rsidR="00B04EE2" w:rsidRPr="00B04EE2" w:rsidRDefault="00B04EE2" w:rsidP="00B04EE2">
      <w:pPr>
        <w:spacing w:line="360" w:lineRule="auto"/>
        <w:jc w:val="center"/>
        <w:rPr>
          <w:rFonts w:ascii="Times New Roman" w:hAnsi="Times New Roman" w:cs="Times New Roman"/>
          <w:sz w:val="24"/>
          <w:szCs w:val="24"/>
          <w:lang w:val="en-GB"/>
        </w:rPr>
      </w:pPr>
    </w:p>
    <w:p w14:paraId="4FA4A9BD" w14:textId="5BD868CB" w:rsidR="00851560" w:rsidRPr="00B04EE2" w:rsidRDefault="00B04EE2" w:rsidP="00B04EE2">
      <w:pPr>
        <w:spacing w:line="360" w:lineRule="auto"/>
        <w:jc w:val="center"/>
        <w:rPr>
          <w:rFonts w:ascii="Times New Roman" w:hAnsi="Times New Roman" w:cs="Times New Roman"/>
          <w:sz w:val="24"/>
          <w:szCs w:val="24"/>
          <w:lang w:val="en-GB"/>
        </w:rPr>
      </w:pPr>
      <w:r w:rsidRPr="00B04EE2">
        <w:rPr>
          <w:rFonts w:ascii="Times New Roman" w:hAnsi="Times New Roman" w:cs="Times New Roman"/>
          <w:sz w:val="24"/>
          <w:szCs w:val="24"/>
          <w:lang w:val="en-GB"/>
        </w:rPr>
        <w:t>School of Social Sciences</w:t>
      </w:r>
    </w:p>
    <w:p w14:paraId="491A4599" w14:textId="77777777" w:rsidR="00851560" w:rsidRDefault="00851560" w:rsidP="00851560">
      <w:pPr>
        <w:spacing w:line="360" w:lineRule="auto"/>
        <w:jc w:val="both"/>
        <w:rPr>
          <w:rFonts w:ascii="Times New Roman" w:hAnsi="Times New Roman" w:cs="Times New Roman"/>
          <w:sz w:val="24"/>
          <w:szCs w:val="24"/>
          <w:lang w:val="en-GB"/>
        </w:rPr>
      </w:pPr>
    </w:p>
    <w:p w14:paraId="33947DE9" w14:textId="77777777" w:rsidR="00E75C5A" w:rsidRPr="00877149" w:rsidRDefault="00E75C5A" w:rsidP="00877149">
      <w:pPr>
        <w:spacing w:line="276" w:lineRule="auto"/>
        <w:jc w:val="both"/>
        <w:rPr>
          <w:rFonts w:ascii="Times New Roman" w:hAnsi="Times New Roman" w:cs="Times New Roman"/>
          <w:sz w:val="24"/>
          <w:szCs w:val="24"/>
          <w:lang w:val="en-GB"/>
        </w:rPr>
      </w:pPr>
    </w:p>
    <w:sdt>
      <w:sdtPr>
        <w:rPr>
          <w:rFonts w:eastAsiaTheme="minorHAnsi" w:cs="Times New Roman"/>
          <w:kern w:val="2"/>
          <w:sz w:val="24"/>
          <w:szCs w:val="24"/>
          <w:lang w:val="es-CO"/>
          <w14:ligatures w14:val="standardContextual"/>
        </w:rPr>
        <w:id w:val="-946075006"/>
        <w:docPartObj>
          <w:docPartGallery w:val="Table of Contents"/>
          <w:docPartUnique/>
        </w:docPartObj>
      </w:sdtPr>
      <w:sdtEndPr>
        <w:rPr>
          <w:noProof/>
        </w:rPr>
      </w:sdtEndPr>
      <w:sdtContent>
        <w:p w14:paraId="035E16AD" w14:textId="77777777" w:rsidR="00B04EE2" w:rsidRPr="00B04EE2" w:rsidRDefault="00B04EE2" w:rsidP="002452DF">
          <w:pPr>
            <w:pStyle w:val="TOCHeading"/>
            <w:rPr>
              <w:rFonts w:eastAsiaTheme="minorHAnsi" w:cs="Times New Roman"/>
              <w:kern w:val="2"/>
              <w:sz w:val="24"/>
              <w:szCs w:val="24"/>
              <w:lang w:val="es-CO"/>
              <w14:ligatures w14:val="standardContextual"/>
            </w:rPr>
          </w:pPr>
        </w:p>
        <w:p w14:paraId="38E1E91E" w14:textId="21152ABB" w:rsidR="00B04EE2" w:rsidRPr="00B04EE2" w:rsidRDefault="00B04EE2">
          <w:pPr>
            <w:rPr>
              <w:rFonts w:ascii="Times New Roman" w:hAnsi="Times New Roman" w:cs="Times New Roman"/>
              <w:sz w:val="24"/>
              <w:szCs w:val="24"/>
            </w:rPr>
          </w:pPr>
          <w:r w:rsidRPr="00B04EE2">
            <w:rPr>
              <w:rFonts w:ascii="Times New Roman" w:hAnsi="Times New Roman" w:cs="Times New Roman"/>
              <w:sz w:val="24"/>
              <w:szCs w:val="24"/>
            </w:rPr>
            <w:br w:type="page"/>
          </w:r>
        </w:p>
        <w:p w14:paraId="0F7D1772" w14:textId="107B258D" w:rsidR="002452DF" w:rsidRPr="00B04EE2" w:rsidRDefault="00B04EE2" w:rsidP="002452DF">
          <w:pPr>
            <w:pStyle w:val="TOCHeading"/>
            <w:rPr>
              <w:rFonts w:cs="Times New Roman"/>
              <w:b/>
              <w:bCs/>
              <w:sz w:val="24"/>
              <w:szCs w:val="24"/>
            </w:rPr>
          </w:pPr>
          <w:r w:rsidRPr="00B04EE2">
            <w:rPr>
              <w:rFonts w:cs="Times New Roman"/>
              <w:b/>
              <w:bCs/>
              <w:sz w:val="24"/>
              <w:szCs w:val="24"/>
            </w:rPr>
            <w:lastRenderedPageBreak/>
            <w:t>TABLE OF CONTENTS</w:t>
          </w:r>
        </w:p>
        <w:p w14:paraId="292B0829" w14:textId="77777777" w:rsidR="00877149" w:rsidRPr="00B04EE2" w:rsidRDefault="00877149" w:rsidP="00877149">
          <w:pPr>
            <w:rPr>
              <w:rFonts w:ascii="Times New Roman" w:hAnsi="Times New Roman" w:cs="Times New Roman"/>
              <w:sz w:val="24"/>
              <w:szCs w:val="24"/>
              <w:lang w:val="en-US"/>
            </w:rPr>
          </w:pPr>
        </w:p>
        <w:p w14:paraId="27DF12F1" w14:textId="2D50583E" w:rsidR="00B04EE2" w:rsidRPr="00B04EE2" w:rsidRDefault="0033387E">
          <w:pPr>
            <w:pStyle w:val="TOC1"/>
            <w:tabs>
              <w:tab w:val="right" w:leader="dot" w:pos="9016"/>
            </w:tabs>
            <w:rPr>
              <w:rFonts w:ascii="Times New Roman" w:eastAsiaTheme="minorEastAsia" w:hAnsi="Times New Roman" w:cs="Times New Roman"/>
              <w:noProof/>
              <w:sz w:val="24"/>
              <w:szCs w:val="24"/>
              <w:lang w:eastAsia="es-CO"/>
            </w:rPr>
          </w:pPr>
          <w:r w:rsidRPr="00B04EE2">
            <w:rPr>
              <w:rFonts w:ascii="Times New Roman" w:hAnsi="Times New Roman" w:cs="Times New Roman"/>
              <w:sz w:val="24"/>
              <w:szCs w:val="24"/>
            </w:rPr>
            <w:fldChar w:fldCharType="begin"/>
          </w:r>
          <w:r w:rsidRPr="00B04EE2">
            <w:rPr>
              <w:rFonts w:ascii="Times New Roman" w:hAnsi="Times New Roman" w:cs="Times New Roman"/>
              <w:sz w:val="24"/>
              <w:szCs w:val="24"/>
              <w:lang w:val="en-GB"/>
            </w:rPr>
            <w:instrText xml:space="preserve"> TOC \o "1-3" \h \z \u </w:instrText>
          </w:r>
          <w:r w:rsidRPr="00B04EE2">
            <w:rPr>
              <w:rFonts w:ascii="Times New Roman" w:hAnsi="Times New Roman" w:cs="Times New Roman"/>
              <w:sz w:val="24"/>
              <w:szCs w:val="24"/>
            </w:rPr>
            <w:fldChar w:fldCharType="separate"/>
          </w:r>
          <w:hyperlink w:anchor="_Toc207365445" w:history="1">
            <w:r w:rsidR="00B04EE2" w:rsidRPr="00B04EE2">
              <w:rPr>
                <w:rStyle w:val="Hyperlink"/>
                <w:rFonts w:ascii="Times New Roman" w:hAnsi="Times New Roman" w:cs="Times New Roman"/>
                <w:noProof/>
                <w:sz w:val="24"/>
                <w:szCs w:val="24"/>
                <w:lang w:val="en-GB"/>
              </w:rPr>
              <w:t>Abstract</w:t>
            </w:r>
            <w:r w:rsidR="00B04EE2" w:rsidRPr="00B04EE2">
              <w:rPr>
                <w:rFonts w:ascii="Times New Roman" w:hAnsi="Times New Roman" w:cs="Times New Roman"/>
                <w:noProof/>
                <w:webHidden/>
                <w:sz w:val="24"/>
                <w:szCs w:val="24"/>
              </w:rPr>
              <w:tab/>
            </w:r>
            <w:r w:rsidR="00B04EE2" w:rsidRPr="00B04EE2">
              <w:rPr>
                <w:rFonts w:ascii="Times New Roman" w:hAnsi="Times New Roman" w:cs="Times New Roman"/>
                <w:noProof/>
                <w:webHidden/>
                <w:sz w:val="24"/>
                <w:szCs w:val="24"/>
              </w:rPr>
              <w:fldChar w:fldCharType="begin"/>
            </w:r>
            <w:r w:rsidR="00B04EE2" w:rsidRPr="00B04EE2">
              <w:rPr>
                <w:rFonts w:ascii="Times New Roman" w:hAnsi="Times New Roman" w:cs="Times New Roman"/>
                <w:noProof/>
                <w:webHidden/>
                <w:sz w:val="24"/>
                <w:szCs w:val="24"/>
              </w:rPr>
              <w:instrText xml:space="preserve"> PAGEREF _Toc207365445 \h </w:instrText>
            </w:r>
            <w:r w:rsidR="00B04EE2" w:rsidRPr="00B04EE2">
              <w:rPr>
                <w:rFonts w:ascii="Times New Roman" w:hAnsi="Times New Roman" w:cs="Times New Roman"/>
                <w:noProof/>
                <w:webHidden/>
                <w:sz w:val="24"/>
                <w:szCs w:val="24"/>
              </w:rPr>
            </w:r>
            <w:r w:rsidR="00B04EE2"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5</w:t>
            </w:r>
            <w:r w:rsidR="00B04EE2" w:rsidRPr="00B04EE2">
              <w:rPr>
                <w:rFonts w:ascii="Times New Roman" w:hAnsi="Times New Roman" w:cs="Times New Roman"/>
                <w:noProof/>
                <w:webHidden/>
                <w:sz w:val="24"/>
                <w:szCs w:val="24"/>
              </w:rPr>
              <w:fldChar w:fldCharType="end"/>
            </w:r>
          </w:hyperlink>
        </w:p>
        <w:p w14:paraId="33E67BFF" w14:textId="3023FB3E"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46" w:history="1">
            <w:r w:rsidRPr="00B04EE2">
              <w:rPr>
                <w:rStyle w:val="Hyperlink"/>
                <w:rFonts w:ascii="Times New Roman" w:hAnsi="Times New Roman" w:cs="Times New Roman"/>
                <w:noProof/>
                <w:sz w:val="24"/>
                <w:szCs w:val="24"/>
                <w:lang w:val="en-GB"/>
              </w:rPr>
              <w:t>1.</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Int</w:t>
            </w:r>
            <w:r w:rsidRPr="00B04EE2">
              <w:rPr>
                <w:rStyle w:val="Hyperlink"/>
                <w:rFonts w:ascii="Times New Roman" w:hAnsi="Times New Roman" w:cs="Times New Roman"/>
                <w:noProof/>
                <w:sz w:val="24"/>
                <w:szCs w:val="24"/>
                <w:lang w:val="en-GB"/>
              </w:rPr>
              <w:t>r</w:t>
            </w:r>
            <w:r w:rsidRPr="00B04EE2">
              <w:rPr>
                <w:rStyle w:val="Hyperlink"/>
                <w:rFonts w:ascii="Times New Roman" w:hAnsi="Times New Roman" w:cs="Times New Roman"/>
                <w:noProof/>
                <w:sz w:val="24"/>
                <w:szCs w:val="24"/>
                <w:lang w:val="en-GB"/>
              </w:rPr>
              <w:t>o</w:t>
            </w:r>
            <w:r w:rsidRPr="00B04EE2">
              <w:rPr>
                <w:rStyle w:val="Hyperlink"/>
                <w:rFonts w:ascii="Times New Roman" w:hAnsi="Times New Roman" w:cs="Times New Roman"/>
                <w:noProof/>
                <w:sz w:val="24"/>
                <w:szCs w:val="24"/>
                <w:lang w:val="en-GB"/>
              </w:rPr>
              <w:t>d</w:t>
            </w:r>
            <w:r w:rsidRPr="00B04EE2">
              <w:rPr>
                <w:rStyle w:val="Hyperlink"/>
                <w:rFonts w:ascii="Times New Roman" w:hAnsi="Times New Roman" w:cs="Times New Roman"/>
                <w:noProof/>
                <w:sz w:val="24"/>
                <w:szCs w:val="24"/>
                <w:lang w:val="en-GB"/>
              </w:rPr>
              <w:t>uc</w:t>
            </w:r>
            <w:r w:rsidRPr="00B04EE2">
              <w:rPr>
                <w:rStyle w:val="Hyperlink"/>
                <w:rFonts w:ascii="Times New Roman" w:hAnsi="Times New Roman" w:cs="Times New Roman"/>
                <w:noProof/>
                <w:sz w:val="24"/>
                <w:szCs w:val="24"/>
                <w:lang w:val="en-GB"/>
              </w:rPr>
              <w:t>t</w:t>
            </w:r>
            <w:r w:rsidRPr="00B04EE2">
              <w:rPr>
                <w:rStyle w:val="Hyperlink"/>
                <w:rFonts w:ascii="Times New Roman" w:hAnsi="Times New Roman" w:cs="Times New Roman"/>
                <w:noProof/>
                <w:sz w:val="24"/>
                <w:szCs w:val="24"/>
                <w:lang w:val="en-GB"/>
              </w:rPr>
              <w:t>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_Toc207365446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6</w:t>
            </w:r>
            <w:r w:rsidRPr="00B04EE2">
              <w:rPr>
                <w:rFonts w:ascii="Times New Roman" w:hAnsi="Times New Roman" w:cs="Times New Roman"/>
                <w:noProof/>
                <w:webHidden/>
                <w:sz w:val="24"/>
                <w:szCs w:val="24"/>
              </w:rPr>
              <w:fldChar w:fldCharType="end"/>
            </w:r>
          </w:hyperlink>
        </w:p>
        <w:p w14:paraId="2C2FB450" w14:textId="597DB174"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47" w:history="1">
            <w:r w:rsidRPr="00B04EE2">
              <w:rPr>
                <w:rStyle w:val="Hyperlink"/>
                <w:rFonts w:ascii="Times New Roman" w:hAnsi="Times New Roman" w:cs="Times New Roman"/>
                <w:noProof/>
                <w:sz w:val="24"/>
                <w:szCs w:val="24"/>
              </w:rPr>
              <w:t>2.</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rPr>
              <w:t>Materials And Methods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_Toc207365447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10</w:t>
            </w:r>
            <w:r w:rsidRPr="00B04EE2">
              <w:rPr>
                <w:rFonts w:ascii="Times New Roman" w:hAnsi="Times New Roman" w:cs="Times New Roman"/>
                <w:noProof/>
                <w:webHidden/>
                <w:sz w:val="24"/>
                <w:szCs w:val="24"/>
              </w:rPr>
              <w:fldChar w:fldCharType="end"/>
            </w:r>
          </w:hyperlink>
        </w:p>
        <w:p w14:paraId="3D253043" w14:textId="108C1403"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48" w:history="1">
            <w:r w:rsidRPr="00B04EE2">
              <w:rPr>
                <w:rStyle w:val="Hyperlink"/>
                <w:rFonts w:ascii="Times New Roman" w:hAnsi="Times New Roman" w:cs="Times New Roman"/>
                <w:iCs/>
                <w:noProof/>
                <w:sz w:val="24"/>
                <w:szCs w:val="24"/>
                <w:lang w:val="en-GB"/>
              </w:rPr>
              <w:t>2.1 Stu</w:t>
            </w:r>
            <w:r w:rsidRPr="00B04EE2">
              <w:rPr>
                <w:rStyle w:val="Hyperlink"/>
                <w:rFonts w:ascii="Times New Roman" w:hAnsi="Times New Roman" w:cs="Times New Roman"/>
                <w:iCs/>
                <w:noProof/>
                <w:sz w:val="24"/>
                <w:szCs w:val="24"/>
                <w:lang w:val="en-GB"/>
              </w:rPr>
              <w:t>d</w:t>
            </w:r>
            <w:r w:rsidRPr="00B04EE2">
              <w:rPr>
                <w:rStyle w:val="Hyperlink"/>
                <w:rFonts w:ascii="Times New Roman" w:hAnsi="Times New Roman" w:cs="Times New Roman"/>
                <w:iCs/>
                <w:noProof/>
                <w:sz w:val="24"/>
                <w:szCs w:val="24"/>
                <w:lang w:val="en-GB"/>
              </w:rPr>
              <w:t>y Area</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_Toc207365448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10</w:t>
            </w:r>
            <w:r w:rsidRPr="00B04EE2">
              <w:rPr>
                <w:rFonts w:ascii="Times New Roman" w:hAnsi="Times New Roman" w:cs="Times New Roman"/>
                <w:noProof/>
                <w:webHidden/>
                <w:sz w:val="24"/>
                <w:szCs w:val="24"/>
              </w:rPr>
              <w:fldChar w:fldCharType="end"/>
            </w:r>
          </w:hyperlink>
        </w:p>
        <w:p w14:paraId="56B953F4" w14:textId="3AE4E4F7"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49" w:history="1">
            <w:r w:rsidRPr="00B04EE2">
              <w:rPr>
                <w:rStyle w:val="Hyperlink"/>
                <w:rFonts w:ascii="Times New Roman" w:hAnsi="Times New Roman" w:cs="Times New Roman"/>
                <w:iCs/>
                <w:noProof/>
                <w:sz w:val="24"/>
                <w:szCs w:val="24"/>
                <w:lang w:val="en-GB"/>
              </w:rPr>
              <w:t>2.2 Datasets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_Toc207365449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11</w:t>
            </w:r>
            <w:r w:rsidRPr="00B04EE2">
              <w:rPr>
                <w:rFonts w:ascii="Times New Roman" w:hAnsi="Times New Roman" w:cs="Times New Roman"/>
                <w:noProof/>
                <w:webHidden/>
                <w:sz w:val="24"/>
                <w:szCs w:val="24"/>
              </w:rPr>
              <w:fldChar w:fldCharType="end"/>
            </w:r>
          </w:hyperlink>
        </w:p>
        <w:p w14:paraId="1ED69AC6" w14:textId="36DFD951"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0" w:history="1">
            <w:r w:rsidRPr="00B04EE2">
              <w:rPr>
                <w:rStyle w:val="Hyperlink"/>
                <w:rFonts w:ascii="Times New Roman" w:hAnsi="Times New Roman" w:cs="Times New Roman"/>
                <w:iCs/>
                <w:noProof/>
                <w:sz w:val="24"/>
                <w:szCs w:val="24"/>
                <w:lang w:val="en-GB"/>
              </w:rPr>
              <w:t>2.2.1 Sentinel-2 Multispectral Imagery</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_Toc207365450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12</w:t>
            </w:r>
            <w:r w:rsidRPr="00B04EE2">
              <w:rPr>
                <w:rFonts w:ascii="Times New Roman" w:hAnsi="Times New Roman" w:cs="Times New Roman"/>
                <w:noProof/>
                <w:webHidden/>
                <w:sz w:val="24"/>
                <w:szCs w:val="24"/>
              </w:rPr>
              <w:fldChar w:fldCharType="end"/>
            </w:r>
          </w:hyperlink>
        </w:p>
        <w:p w14:paraId="29FC5D52" w14:textId="6A2ABB4D"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1" w:history="1">
            <w:r w:rsidRPr="00B04EE2">
              <w:rPr>
                <w:rStyle w:val="Hyperlink"/>
                <w:rFonts w:ascii="Times New Roman" w:hAnsi="Times New Roman" w:cs="Times New Roman"/>
                <w:iCs/>
                <w:noProof/>
                <w:sz w:val="24"/>
                <w:szCs w:val="24"/>
                <w:lang w:val="en-GB"/>
              </w:rPr>
              <w:t>2.2.2 Dynamic World Land Cover Data</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_Toc207365451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13</w:t>
            </w:r>
            <w:r w:rsidRPr="00B04EE2">
              <w:rPr>
                <w:rFonts w:ascii="Times New Roman" w:hAnsi="Times New Roman" w:cs="Times New Roman"/>
                <w:noProof/>
                <w:webHidden/>
                <w:sz w:val="24"/>
                <w:szCs w:val="24"/>
              </w:rPr>
              <w:fldChar w:fldCharType="end"/>
            </w:r>
          </w:hyperlink>
        </w:p>
        <w:p w14:paraId="5194DFE4" w14:textId="02FBD1B3"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2" w:history="1">
            <w:r w:rsidRPr="00B04EE2">
              <w:rPr>
                <w:rStyle w:val="Hyperlink"/>
                <w:rFonts w:ascii="Times New Roman" w:hAnsi="Times New Roman" w:cs="Times New Roman"/>
                <w:iCs/>
                <w:noProof/>
                <w:sz w:val="24"/>
                <w:szCs w:val="24"/>
                <w:lang w:val="en-GB"/>
              </w:rPr>
              <w:t>2.3 Network Architectures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_Toc207365452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13</w:t>
            </w:r>
            <w:r w:rsidRPr="00B04EE2">
              <w:rPr>
                <w:rFonts w:ascii="Times New Roman" w:hAnsi="Times New Roman" w:cs="Times New Roman"/>
                <w:noProof/>
                <w:webHidden/>
                <w:sz w:val="24"/>
                <w:szCs w:val="24"/>
              </w:rPr>
              <w:fldChar w:fldCharType="end"/>
            </w:r>
          </w:hyperlink>
        </w:p>
        <w:p w14:paraId="575E0425" w14:textId="039B0D9D"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3" w:history="1">
            <w:r w:rsidRPr="00B04EE2">
              <w:rPr>
                <w:rStyle w:val="Hyperlink"/>
                <w:rFonts w:ascii="Times New Roman" w:hAnsi="Times New Roman" w:cs="Times New Roman"/>
                <w:iCs/>
                <w:noProof/>
                <w:sz w:val="24"/>
                <w:szCs w:val="24"/>
                <w:lang w:val="en-GB"/>
              </w:rPr>
              <w:t>2.3.1 U-Net</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_Toc207365453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13</w:t>
            </w:r>
            <w:r w:rsidRPr="00B04EE2">
              <w:rPr>
                <w:rFonts w:ascii="Times New Roman" w:hAnsi="Times New Roman" w:cs="Times New Roman"/>
                <w:noProof/>
                <w:webHidden/>
                <w:sz w:val="24"/>
                <w:szCs w:val="24"/>
              </w:rPr>
              <w:fldChar w:fldCharType="end"/>
            </w:r>
          </w:hyperlink>
        </w:p>
        <w:p w14:paraId="4CD1E2DF" w14:textId="598C0B21" w:rsidR="00B04EE2" w:rsidRPr="00B04EE2" w:rsidRDefault="00B04EE2">
          <w:pPr>
            <w:pStyle w:val="TOC3"/>
            <w:tabs>
              <w:tab w:val="right" w:leader="dot" w:pos="9016"/>
            </w:tabs>
            <w:rPr>
              <w:rFonts w:ascii="Times New Roman" w:eastAsiaTheme="minorEastAsia" w:hAnsi="Times New Roman" w:cs="Times New Roman"/>
              <w:noProof/>
              <w:sz w:val="24"/>
              <w:szCs w:val="24"/>
              <w:lang w:eastAsia="es-CO"/>
            </w:rPr>
          </w:pPr>
          <w:hyperlink w:anchor="_Toc207365454" w:history="1">
            <w:r w:rsidRPr="00B04EE2">
              <w:rPr>
                <w:rStyle w:val="Hyperlink"/>
                <w:rFonts w:ascii="Times New Roman" w:hAnsi="Times New Roman" w:cs="Times New Roman"/>
                <w:iCs/>
                <w:noProof/>
                <w:sz w:val="24"/>
                <w:szCs w:val="24"/>
                <w:lang w:val="en-GB"/>
              </w:rPr>
              <w:t>2.3.2 Attention U-Net</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_Toc207365454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14</w:t>
            </w:r>
            <w:r w:rsidRPr="00B04EE2">
              <w:rPr>
                <w:rFonts w:ascii="Times New Roman" w:hAnsi="Times New Roman" w:cs="Times New Roman"/>
                <w:noProof/>
                <w:webHidden/>
                <w:sz w:val="24"/>
                <w:szCs w:val="24"/>
              </w:rPr>
              <w:fldChar w:fldCharType="end"/>
            </w:r>
          </w:hyperlink>
        </w:p>
        <w:p w14:paraId="2AF96047" w14:textId="7F45DCC0"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5" w:history="1">
            <w:r w:rsidRPr="00B04EE2">
              <w:rPr>
                <w:rStyle w:val="Hyperlink"/>
                <w:rFonts w:ascii="Times New Roman" w:hAnsi="Times New Roman" w:cs="Times New Roman"/>
                <w:iCs/>
                <w:noProof/>
                <w:sz w:val="24"/>
                <w:szCs w:val="24"/>
                <w:lang w:val="en-GB"/>
              </w:rPr>
              <w:t>2.4 Experiment Setup</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_Toc207365455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15</w:t>
            </w:r>
            <w:r w:rsidRPr="00B04EE2">
              <w:rPr>
                <w:rFonts w:ascii="Times New Roman" w:hAnsi="Times New Roman" w:cs="Times New Roman"/>
                <w:noProof/>
                <w:webHidden/>
                <w:sz w:val="24"/>
                <w:szCs w:val="24"/>
              </w:rPr>
              <w:fldChar w:fldCharType="end"/>
            </w:r>
          </w:hyperlink>
        </w:p>
        <w:p w14:paraId="3BEF4069" w14:textId="50AB3D5B"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56" w:history="1">
            <w:r w:rsidRPr="00B04EE2">
              <w:rPr>
                <w:rStyle w:val="Hyperlink"/>
                <w:rFonts w:ascii="Times New Roman" w:hAnsi="Times New Roman" w:cs="Times New Roman"/>
                <w:noProof/>
                <w:sz w:val="24"/>
                <w:szCs w:val="24"/>
                <w:lang w:val="en-GB"/>
              </w:rPr>
              <w:t>3.</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Results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_Toc207365456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17</w:t>
            </w:r>
            <w:r w:rsidRPr="00B04EE2">
              <w:rPr>
                <w:rFonts w:ascii="Times New Roman" w:hAnsi="Times New Roman" w:cs="Times New Roman"/>
                <w:noProof/>
                <w:webHidden/>
                <w:sz w:val="24"/>
                <w:szCs w:val="24"/>
              </w:rPr>
              <w:fldChar w:fldCharType="end"/>
            </w:r>
          </w:hyperlink>
        </w:p>
        <w:p w14:paraId="6486D3F5" w14:textId="2661E95C"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7" w:history="1">
            <w:r w:rsidRPr="00B04EE2">
              <w:rPr>
                <w:rStyle w:val="Hyperlink"/>
                <w:rFonts w:ascii="Times New Roman" w:hAnsi="Times New Roman" w:cs="Times New Roman"/>
                <w:iCs/>
                <w:noProof/>
                <w:sz w:val="24"/>
                <w:szCs w:val="24"/>
                <w:lang w:val="en-GB"/>
              </w:rPr>
              <w:t>3.1 Model Training And Performance Comparison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_Toc207365457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17</w:t>
            </w:r>
            <w:r w:rsidRPr="00B04EE2">
              <w:rPr>
                <w:rFonts w:ascii="Times New Roman" w:hAnsi="Times New Roman" w:cs="Times New Roman"/>
                <w:noProof/>
                <w:webHidden/>
                <w:sz w:val="24"/>
                <w:szCs w:val="24"/>
              </w:rPr>
              <w:fldChar w:fldCharType="end"/>
            </w:r>
          </w:hyperlink>
        </w:p>
        <w:p w14:paraId="237E59B6" w14:textId="284E815F"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8" w:history="1">
            <w:r w:rsidRPr="00B04EE2">
              <w:rPr>
                <w:rStyle w:val="Hyperlink"/>
                <w:rFonts w:ascii="Times New Roman" w:hAnsi="Times New Roman" w:cs="Times New Roman"/>
                <w:iCs/>
                <w:noProof/>
                <w:sz w:val="24"/>
                <w:szCs w:val="24"/>
                <w:lang w:val="en-GB"/>
              </w:rPr>
              <w:t>3.2 Segmentation Performance Evaluation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_Toc207365458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18</w:t>
            </w:r>
            <w:r w:rsidRPr="00B04EE2">
              <w:rPr>
                <w:rFonts w:ascii="Times New Roman" w:hAnsi="Times New Roman" w:cs="Times New Roman"/>
                <w:noProof/>
                <w:webHidden/>
                <w:sz w:val="24"/>
                <w:szCs w:val="24"/>
              </w:rPr>
              <w:fldChar w:fldCharType="end"/>
            </w:r>
          </w:hyperlink>
        </w:p>
        <w:p w14:paraId="414470AF" w14:textId="4F7ADEE1"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59" w:history="1">
            <w:r w:rsidRPr="00B04EE2">
              <w:rPr>
                <w:rStyle w:val="Hyperlink"/>
                <w:rFonts w:ascii="Times New Roman" w:hAnsi="Times New Roman" w:cs="Times New Roman"/>
                <w:iCs/>
                <w:noProof/>
                <w:sz w:val="24"/>
                <w:szCs w:val="24"/>
                <w:lang w:val="en-GB"/>
              </w:rPr>
              <w:t>3.3 Deforestation Analysis In The San José Del Guaviare Region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_Toc207365459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20</w:t>
            </w:r>
            <w:r w:rsidRPr="00B04EE2">
              <w:rPr>
                <w:rFonts w:ascii="Times New Roman" w:hAnsi="Times New Roman" w:cs="Times New Roman"/>
                <w:noProof/>
                <w:webHidden/>
                <w:sz w:val="24"/>
                <w:szCs w:val="24"/>
              </w:rPr>
              <w:fldChar w:fldCharType="end"/>
            </w:r>
          </w:hyperlink>
        </w:p>
        <w:p w14:paraId="79A3D40B" w14:textId="26A6BB46"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60" w:history="1">
            <w:r w:rsidRPr="00B04EE2">
              <w:rPr>
                <w:rStyle w:val="Hyperlink"/>
                <w:rFonts w:ascii="Times New Roman" w:hAnsi="Times New Roman" w:cs="Times New Roman"/>
                <w:noProof/>
                <w:sz w:val="24"/>
                <w:szCs w:val="24"/>
                <w:lang w:val="en-GB"/>
              </w:rPr>
              <w:t>4.</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Discussion</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_Toc207365460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22</w:t>
            </w:r>
            <w:r w:rsidRPr="00B04EE2">
              <w:rPr>
                <w:rFonts w:ascii="Times New Roman" w:hAnsi="Times New Roman" w:cs="Times New Roman"/>
                <w:noProof/>
                <w:webHidden/>
                <w:sz w:val="24"/>
                <w:szCs w:val="24"/>
              </w:rPr>
              <w:fldChar w:fldCharType="end"/>
            </w:r>
          </w:hyperlink>
        </w:p>
        <w:p w14:paraId="1D0AAE79" w14:textId="5A46725B"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1" w:history="1">
            <w:r w:rsidRPr="00B04EE2">
              <w:rPr>
                <w:rStyle w:val="Hyperlink"/>
                <w:rFonts w:ascii="Times New Roman" w:hAnsi="Times New Roman" w:cs="Times New Roman"/>
                <w:iCs/>
                <w:noProof/>
                <w:sz w:val="24"/>
                <w:szCs w:val="24"/>
                <w:lang w:val="en-GB"/>
              </w:rPr>
              <w:t>4.1 Interpretation Of Model Performance: The Efficacy Of Attention Mechanisms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_Toc207365461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22</w:t>
            </w:r>
            <w:r w:rsidRPr="00B04EE2">
              <w:rPr>
                <w:rFonts w:ascii="Times New Roman" w:hAnsi="Times New Roman" w:cs="Times New Roman"/>
                <w:noProof/>
                <w:webHidden/>
                <w:sz w:val="24"/>
                <w:szCs w:val="24"/>
              </w:rPr>
              <w:fldChar w:fldCharType="end"/>
            </w:r>
          </w:hyperlink>
        </w:p>
        <w:p w14:paraId="3DD410D4" w14:textId="569E1579"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2" w:history="1">
            <w:r w:rsidRPr="00B04EE2">
              <w:rPr>
                <w:rStyle w:val="Hyperlink"/>
                <w:rFonts w:ascii="Times New Roman" w:hAnsi="Times New Roman" w:cs="Times New Roman"/>
                <w:iCs/>
                <w:noProof/>
                <w:sz w:val="24"/>
                <w:szCs w:val="24"/>
                <w:lang w:val="en-GB"/>
              </w:rPr>
              <w:t>4.2 Significance Of The Change Detection Analysis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_Toc207365462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23</w:t>
            </w:r>
            <w:r w:rsidRPr="00B04EE2">
              <w:rPr>
                <w:rFonts w:ascii="Times New Roman" w:hAnsi="Times New Roman" w:cs="Times New Roman"/>
                <w:noProof/>
                <w:webHidden/>
                <w:sz w:val="24"/>
                <w:szCs w:val="24"/>
              </w:rPr>
              <w:fldChar w:fldCharType="end"/>
            </w:r>
          </w:hyperlink>
        </w:p>
        <w:p w14:paraId="0B9669B0" w14:textId="71063303"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3" w:history="1">
            <w:r w:rsidRPr="00B04EE2">
              <w:rPr>
                <w:rStyle w:val="Hyperlink"/>
                <w:rFonts w:ascii="Times New Roman" w:hAnsi="Times New Roman" w:cs="Times New Roman"/>
                <w:iCs/>
                <w:noProof/>
                <w:sz w:val="24"/>
                <w:szCs w:val="24"/>
                <w:lang w:val="en-GB"/>
              </w:rPr>
              <w:t>4.3 Methodological Considerations And Limitations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_Toc207365463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23</w:t>
            </w:r>
            <w:r w:rsidRPr="00B04EE2">
              <w:rPr>
                <w:rFonts w:ascii="Times New Roman" w:hAnsi="Times New Roman" w:cs="Times New Roman"/>
                <w:noProof/>
                <w:webHidden/>
                <w:sz w:val="24"/>
                <w:szCs w:val="24"/>
              </w:rPr>
              <w:fldChar w:fldCharType="end"/>
            </w:r>
          </w:hyperlink>
        </w:p>
        <w:p w14:paraId="24614228" w14:textId="4AB1D684" w:rsidR="00B04EE2" w:rsidRPr="00B04EE2" w:rsidRDefault="00B04EE2">
          <w:pPr>
            <w:pStyle w:val="TOC2"/>
            <w:tabs>
              <w:tab w:val="right" w:leader="dot" w:pos="9016"/>
            </w:tabs>
            <w:rPr>
              <w:rFonts w:ascii="Times New Roman" w:eastAsiaTheme="minorEastAsia" w:hAnsi="Times New Roman" w:cs="Times New Roman"/>
              <w:noProof/>
              <w:sz w:val="24"/>
              <w:szCs w:val="24"/>
              <w:lang w:eastAsia="es-CO"/>
            </w:rPr>
          </w:pPr>
          <w:hyperlink w:anchor="_Toc207365464" w:history="1">
            <w:r w:rsidRPr="00B04EE2">
              <w:rPr>
                <w:rStyle w:val="Hyperlink"/>
                <w:rFonts w:ascii="Times New Roman" w:hAnsi="Times New Roman" w:cs="Times New Roman"/>
                <w:iCs/>
                <w:noProof/>
                <w:sz w:val="24"/>
                <w:szCs w:val="24"/>
                <w:lang w:val="en-GB"/>
              </w:rPr>
              <w:t>4.4 Future Directions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_Toc207365464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24</w:t>
            </w:r>
            <w:r w:rsidRPr="00B04EE2">
              <w:rPr>
                <w:rFonts w:ascii="Times New Roman" w:hAnsi="Times New Roman" w:cs="Times New Roman"/>
                <w:noProof/>
                <w:webHidden/>
                <w:sz w:val="24"/>
                <w:szCs w:val="24"/>
              </w:rPr>
              <w:fldChar w:fldCharType="end"/>
            </w:r>
          </w:hyperlink>
        </w:p>
        <w:p w14:paraId="4233BB5E" w14:textId="68206533" w:rsidR="00B04EE2" w:rsidRPr="00B04EE2" w:rsidRDefault="00B04EE2">
          <w:pPr>
            <w:pStyle w:val="TOC1"/>
            <w:tabs>
              <w:tab w:val="left" w:pos="440"/>
              <w:tab w:val="right" w:leader="dot" w:pos="9016"/>
            </w:tabs>
            <w:rPr>
              <w:rFonts w:ascii="Times New Roman" w:eastAsiaTheme="minorEastAsia" w:hAnsi="Times New Roman" w:cs="Times New Roman"/>
              <w:noProof/>
              <w:sz w:val="24"/>
              <w:szCs w:val="24"/>
              <w:lang w:eastAsia="es-CO"/>
            </w:rPr>
          </w:pPr>
          <w:hyperlink w:anchor="_Toc207365465" w:history="1">
            <w:r w:rsidRPr="00B04EE2">
              <w:rPr>
                <w:rStyle w:val="Hyperlink"/>
                <w:rFonts w:ascii="Times New Roman" w:hAnsi="Times New Roman" w:cs="Times New Roman"/>
                <w:noProof/>
                <w:sz w:val="24"/>
                <w:szCs w:val="24"/>
                <w:lang w:val="en-GB"/>
              </w:rPr>
              <w:t>5.</w:t>
            </w:r>
            <w:r w:rsidRPr="00B04EE2">
              <w:rPr>
                <w:rFonts w:ascii="Times New Roman" w:eastAsiaTheme="minorEastAsia" w:hAnsi="Times New Roman" w:cs="Times New Roman"/>
                <w:noProof/>
                <w:sz w:val="24"/>
                <w:szCs w:val="24"/>
                <w:lang w:eastAsia="es-CO"/>
              </w:rPr>
              <w:tab/>
            </w:r>
            <w:r w:rsidRPr="00B04EE2">
              <w:rPr>
                <w:rStyle w:val="Hyperlink"/>
                <w:rFonts w:ascii="Times New Roman" w:hAnsi="Times New Roman" w:cs="Times New Roman"/>
                <w:noProof/>
                <w:sz w:val="24"/>
                <w:szCs w:val="24"/>
                <w:lang w:val="en-GB"/>
              </w:rPr>
              <w:t>Conclusions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_Toc207365465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25</w:t>
            </w:r>
            <w:r w:rsidRPr="00B04EE2">
              <w:rPr>
                <w:rFonts w:ascii="Times New Roman" w:hAnsi="Times New Roman" w:cs="Times New Roman"/>
                <w:noProof/>
                <w:webHidden/>
                <w:sz w:val="24"/>
                <w:szCs w:val="24"/>
              </w:rPr>
              <w:fldChar w:fldCharType="end"/>
            </w:r>
          </w:hyperlink>
        </w:p>
        <w:p w14:paraId="55A7DFE3" w14:textId="08CA1B11" w:rsidR="00B04EE2" w:rsidRPr="00B04EE2" w:rsidRDefault="00B04EE2">
          <w:pPr>
            <w:pStyle w:val="TOC1"/>
            <w:tabs>
              <w:tab w:val="right" w:leader="dot" w:pos="9016"/>
            </w:tabs>
            <w:rPr>
              <w:rFonts w:ascii="Times New Roman" w:eastAsiaTheme="minorEastAsia" w:hAnsi="Times New Roman" w:cs="Times New Roman"/>
              <w:noProof/>
              <w:sz w:val="24"/>
              <w:szCs w:val="24"/>
              <w:lang w:eastAsia="es-CO"/>
            </w:rPr>
          </w:pPr>
          <w:hyperlink w:anchor="_Toc207365466" w:history="1">
            <w:r w:rsidRPr="00B04EE2">
              <w:rPr>
                <w:rStyle w:val="Hyperlink"/>
                <w:rFonts w:ascii="Times New Roman" w:hAnsi="Times New Roman" w:cs="Times New Roman"/>
                <w:noProof/>
                <w:sz w:val="24"/>
                <w:szCs w:val="24"/>
                <w:lang w:val="en-GB"/>
              </w:rPr>
              <w:t>Acknowledgements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_Toc207365466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26</w:t>
            </w:r>
            <w:r w:rsidRPr="00B04EE2">
              <w:rPr>
                <w:rFonts w:ascii="Times New Roman" w:hAnsi="Times New Roman" w:cs="Times New Roman"/>
                <w:noProof/>
                <w:webHidden/>
                <w:sz w:val="24"/>
                <w:szCs w:val="24"/>
              </w:rPr>
              <w:fldChar w:fldCharType="end"/>
            </w:r>
          </w:hyperlink>
        </w:p>
        <w:p w14:paraId="2444E008" w14:textId="74D30C66" w:rsidR="00B04EE2" w:rsidRPr="00B04EE2" w:rsidRDefault="00B04EE2">
          <w:pPr>
            <w:pStyle w:val="TOC1"/>
            <w:tabs>
              <w:tab w:val="right" w:leader="dot" w:pos="9016"/>
            </w:tabs>
            <w:rPr>
              <w:rFonts w:ascii="Times New Roman" w:eastAsiaTheme="minorEastAsia" w:hAnsi="Times New Roman" w:cs="Times New Roman"/>
              <w:noProof/>
              <w:sz w:val="24"/>
              <w:szCs w:val="24"/>
              <w:lang w:eastAsia="es-CO"/>
            </w:rPr>
          </w:pPr>
          <w:hyperlink w:anchor="_Toc207365467" w:history="1">
            <w:r w:rsidRPr="00B04EE2">
              <w:rPr>
                <w:rStyle w:val="Hyperlink"/>
                <w:rFonts w:ascii="Times New Roman" w:hAnsi="Times New Roman" w:cs="Times New Roman"/>
                <w:noProof/>
                <w:sz w:val="24"/>
                <w:szCs w:val="24"/>
                <w:lang w:val="en-GB"/>
              </w:rPr>
              <w:t>Data Availability</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_Toc207365467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26</w:t>
            </w:r>
            <w:r w:rsidRPr="00B04EE2">
              <w:rPr>
                <w:rFonts w:ascii="Times New Roman" w:hAnsi="Times New Roman" w:cs="Times New Roman"/>
                <w:noProof/>
                <w:webHidden/>
                <w:sz w:val="24"/>
                <w:szCs w:val="24"/>
              </w:rPr>
              <w:fldChar w:fldCharType="end"/>
            </w:r>
          </w:hyperlink>
        </w:p>
        <w:p w14:paraId="01536136" w14:textId="212EAFE8" w:rsidR="00B04EE2" w:rsidRPr="00B04EE2" w:rsidRDefault="00B04EE2">
          <w:pPr>
            <w:pStyle w:val="TOC1"/>
            <w:tabs>
              <w:tab w:val="right" w:leader="dot" w:pos="9016"/>
            </w:tabs>
            <w:rPr>
              <w:rFonts w:ascii="Times New Roman" w:eastAsiaTheme="minorEastAsia" w:hAnsi="Times New Roman" w:cs="Times New Roman"/>
              <w:noProof/>
              <w:sz w:val="24"/>
              <w:szCs w:val="24"/>
              <w:lang w:eastAsia="es-CO"/>
            </w:rPr>
          </w:pPr>
          <w:hyperlink w:anchor="_Toc207365468" w:history="1">
            <w:r w:rsidRPr="00B04EE2">
              <w:rPr>
                <w:rStyle w:val="Hyperlink"/>
                <w:rFonts w:ascii="Times New Roman" w:hAnsi="Times New Roman" w:cs="Times New Roman"/>
                <w:noProof/>
                <w:sz w:val="24"/>
                <w:szCs w:val="24"/>
                <w:lang w:val="en-GB"/>
              </w:rPr>
              <w:t>Refer</w:t>
            </w:r>
            <w:r w:rsidRPr="00B04EE2">
              <w:rPr>
                <w:rStyle w:val="Hyperlink"/>
                <w:rFonts w:ascii="Times New Roman" w:hAnsi="Times New Roman" w:cs="Times New Roman"/>
                <w:noProof/>
                <w:sz w:val="24"/>
                <w:szCs w:val="24"/>
                <w:lang w:val="en-GB"/>
              </w:rPr>
              <w:t>e</w:t>
            </w:r>
            <w:r w:rsidRPr="00B04EE2">
              <w:rPr>
                <w:rStyle w:val="Hyperlink"/>
                <w:rFonts w:ascii="Times New Roman" w:hAnsi="Times New Roman" w:cs="Times New Roman"/>
                <w:noProof/>
                <w:sz w:val="24"/>
                <w:szCs w:val="24"/>
                <w:lang w:val="en-GB"/>
              </w:rPr>
              <w:t>nces</w:t>
            </w:r>
            <w:r w:rsidRPr="00B04EE2">
              <w:rPr>
                <w:rFonts w:ascii="Times New Roman" w:hAnsi="Times New Roman" w:cs="Times New Roman"/>
                <w:noProof/>
                <w:webHidden/>
                <w:sz w:val="24"/>
                <w:szCs w:val="24"/>
              </w:rPr>
              <w:tab/>
            </w:r>
            <w:r w:rsidRPr="00B04EE2">
              <w:rPr>
                <w:rFonts w:ascii="Times New Roman" w:hAnsi="Times New Roman" w:cs="Times New Roman"/>
                <w:noProof/>
                <w:webHidden/>
                <w:sz w:val="24"/>
                <w:szCs w:val="24"/>
              </w:rPr>
              <w:fldChar w:fldCharType="begin"/>
            </w:r>
            <w:r w:rsidRPr="00B04EE2">
              <w:rPr>
                <w:rFonts w:ascii="Times New Roman" w:hAnsi="Times New Roman" w:cs="Times New Roman"/>
                <w:noProof/>
                <w:webHidden/>
                <w:sz w:val="24"/>
                <w:szCs w:val="24"/>
              </w:rPr>
              <w:instrText xml:space="preserve"> PAGEREF _Toc207365468 \h </w:instrText>
            </w:r>
            <w:r w:rsidRPr="00B04EE2">
              <w:rPr>
                <w:rFonts w:ascii="Times New Roman" w:hAnsi="Times New Roman" w:cs="Times New Roman"/>
                <w:noProof/>
                <w:webHidden/>
                <w:sz w:val="24"/>
                <w:szCs w:val="24"/>
              </w:rPr>
            </w:r>
            <w:r w:rsidRPr="00B04EE2">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27</w:t>
            </w:r>
            <w:r w:rsidRPr="00B04EE2">
              <w:rPr>
                <w:rFonts w:ascii="Times New Roman" w:hAnsi="Times New Roman" w:cs="Times New Roman"/>
                <w:noProof/>
                <w:webHidden/>
                <w:sz w:val="24"/>
                <w:szCs w:val="24"/>
              </w:rPr>
              <w:fldChar w:fldCharType="end"/>
            </w:r>
          </w:hyperlink>
        </w:p>
        <w:p w14:paraId="2C3CA284" w14:textId="76C500F9" w:rsidR="00335941" w:rsidRPr="0051742A" w:rsidRDefault="0033387E" w:rsidP="0051742A">
          <w:pPr>
            <w:rPr>
              <w:rFonts w:ascii="Times New Roman" w:hAnsi="Times New Roman" w:cs="Times New Roman"/>
              <w:sz w:val="24"/>
              <w:szCs w:val="24"/>
              <w:lang w:val="en-GB"/>
            </w:rPr>
          </w:pPr>
          <w:r w:rsidRPr="00B04EE2">
            <w:rPr>
              <w:rFonts w:ascii="Times New Roman" w:hAnsi="Times New Roman" w:cs="Times New Roman"/>
              <w:noProof/>
              <w:sz w:val="24"/>
              <w:szCs w:val="24"/>
            </w:rPr>
            <w:fldChar w:fldCharType="end"/>
          </w:r>
        </w:p>
      </w:sdtContent>
    </w:sdt>
    <w:p w14:paraId="14EDCEF7" w14:textId="5402D30C" w:rsidR="00346411" w:rsidRPr="0051742A" w:rsidRDefault="0051742A">
      <w:pPr>
        <w:rPr>
          <w:rFonts w:ascii="Times New Roman" w:eastAsiaTheme="majorEastAsia" w:hAnsi="Times New Roman" w:cstheme="majorBidi"/>
          <w:sz w:val="24"/>
          <w:szCs w:val="40"/>
          <w:lang w:val="en-GB"/>
        </w:rPr>
      </w:pPr>
      <w:r w:rsidRPr="0051742A">
        <w:rPr>
          <w:rFonts w:ascii="Times New Roman" w:hAnsi="Times New Roman" w:cs="Times New Roman"/>
          <w:sz w:val="24"/>
          <w:szCs w:val="24"/>
          <w:lang w:val="en-GB"/>
        </w:rPr>
        <w:t>Word count:</w:t>
      </w:r>
      <w:r w:rsidRPr="0051742A">
        <w:rPr>
          <w:sz w:val="24"/>
          <w:szCs w:val="24"/>
          <w:lang w:val="en-GB"/>
        </w:rPr>
        <w:t xml:space="preserve"> </w:t>
      </w:r>
      <w:r w:rsidRPr="0051742A">
        <w:rPr>
          <w:rFonts w:ascii="Times New Roman" w:hAnsi="Times New Roman" w:cs="Times New Roman"/>
          <w:sz w:val="24"/>
          <w:szCs w:val="24"/>
          <w:lang w:val="en-GB"/>
        </w:rPr>
        <w:t>6006</w:t>
      </w:r>
      <w:r w:rsidR="00346411" w:rsidRPr="0051742A">
        <w:rPr>
          <w:lang w:val="en-GB"/>
        </w:rPr>
        <w:br w:type="page"/>
      </w:r>
    </w:p>
    <w:p w14:paraId="27BCABEC" w14:textId="58DC181F" w:rsidR="00DD5262" w:rsidRDefault="00CF6F50" w:rsidP="00CF6F50">
      <w:pPr>
        <w:jc w:val="center"/>
        <w:rPr>
          <w:rFonts w:ascii="Times New Roman" w:hAnsi="Times New Roman" w:cs="Times New Roman"/>
          <w:b/>
          <w:bCs/>
          <w:sz w:val="24"/>
          <w:szCs w:val="24"/>
          <w:lang w:val="en-GB"/>
        </w:rPr>
      </w:pPr>
      <w:r w:rsidRPr="00CF6F50">
        <w:rPr>
          <w:rFonts w:ascii="Times New Roman" w:hAnsi="Times New Roman" w:cs="Times New Roman"/>
          <w:b/>
          <w:bCs/>
          <w:sz w:val="24"/>
          <w:szCs w:val="24"/>
          <w:lang w:val="en-GB"/>
        </w:rPr>
        <w:lastRenderedPageBreak/>
        <w:t>LIST OF ILLUSTRATIONS</w:t>
      </w:r>
    </w:p>
    <w:p w14:paraId="37D78390" w14:textId="77777777" w:rsidR="00CF6F50" w:rsidRPr="00E14DCA" w:rsidRDefault="00CF6F50" w:rsidP="00CF6F50">
      <w:pPr>
        <w:jc w:val="center"/>
        <w:rPr>
          <w:rFonts w:ascii="Times New Roman" w:hAnsi="Times New Roman" w:cs="Times New Roman"/>
          <w:b/>
          <w:bCs/>
          <w:sz w:val="24"/>
          <w:szCs w:val="24"/>
          <w:lang w:val="en-GB"/>
        </w:rPr>
      </w:pPr>
    </w:p>
    <w:p w14:paraId="1194FC1E" w14:textId="79A7CE1F" w:rsidR="00C978DE" w:rsidRPr="00165199" w:rsidRDefault="00BA10FB" w:rsidP="00C978DE">
      <w:pPr>
        <w:pStyle w:val="TableofFigures"/>
        <w:tabs>
          <w:tab w:val="right" w:leader="dot" w:pos="9016"/>
        </w:tabs>
        <w:spacing w:line="360" w:lineRule="auto"/>
        <w:rPr>
          <w:rFonts w:ascii="Times New Roman" w:hAnsi="Times New Roman" w:cs="Times New Roman"/>
          <w:noProof/>
          <w:color w:val="467886" w:themeColor="hyperlink"/>
          <w:sz w:val="24"/>
          <w:szCs w:val="24"/>
          <w:u w:val="single"/>
          <w:lang w:val="en-GB"/>
        </w:rPr>
      </w:pPr>
      <w:r w:rsidRPr="00E14DCA">
        <w:rPr>
          <w:rStyle w:val="Hyperlink"/>
          <w:rFonts w:ascii="Times New Roman" w:hAnsi="Times New Roman" w:cs="Times New Roman"/>
          <w:noProof/>
          <w:sz w:val="24"/>
          <w:szCs w:val="24"/>
        </w:rPr>
        <w:fldChar w:fldCharType="begin"/>
      </w:r>
      <w:r w:rsidRPr="00165199">
        <w:rPr>
          <w:rStyle w:val="Hyperlink"/>
          <w:rFonts w:ascii="Times New Roman" w:hAnsi="Times New Roman" w:cs="Times New Roman"/>
          <w:noProof/>
          <w:sz w:val="24"/>
          <w:szCs w:val="24"/>
          <w:lang w:val="en-GB"/>
        </w:rPr>
        <w:instrText xml:space="preserve"> TOC \h \z \c "Figure" </w:instrText>
      </w:r>
      <w:r w:rsidRPr="00E14DCA">
        <w:rPr>
          <w:rStyle w:val="Hyperlink"/>
          <w:rFonts w:ascii="Times New Roman" w:hAnsi="Times New Roman" w:cs="Times New Roman"/>
          <w:noProof/>
          <w:sz w:val="24"/>
          <w:szCs w:val="24"/>
        </w:rPr>
        <w:fldChar w:fldCharType="separate"/>
      </w:r>
      <w:r w:rsidR="003E5021" w:rsidRPr="00165199">
        <w:rPr>
          <w:rFonts w:ascii="Times New Roman" w:hAnsi="Times New Roman" w:cs="Times New Roman"/>
          <w:b/>
          <w:bCs/>
          <w:noProof/>
          <w:sz w:val="24"/>
          <w:szCs w:val="24"/>
          <w:lang w:val="en-GB"/>
        </w:rPr>
        <w:t>Figure 1.</w:t>
      </w:r>
      <w:r w:rsidR="003E5021" w:rsidRPr="00165199">
        <w:rPr>
          <w:rFonts w:ascii="Times New Roman" w:hAnsi="Times New Roman" w:cs="Times New Roman"/>
          <w:noProof/>
          <w:sz w:val="24"/>
          <w:szCs w:val="24"/>
          <w:lang w:val="en-GB"/>
        </w:rPr>
        <w:t xml:space="preserve">  A map showing Colombia with the two ROIs</w:t>
      </w:r>
      <w:r w:rsidR="003E5021" w:rsidRPr="00165199">
        <w:rPr>
          <w:rFonts w:ascii="Times New Roman" w:hAnsi="Times New Roman" w:cs="Times New Roman"/>
          <w:noProof/>
          <w:webHidden/>
          <w:sz w:val="24"/>
          <w:szCs w:val="24"/>
          <w:lang w:val="en-GB"/>
        </w:rPr>
        <w:tab/>
      </w:r>
      <w:r w:rsidR="00165199">
        <w:rPr>
          <w:rFonts w:ascii="Times New Roman" w:hAnsi="Times New Roman" w:cs="Times New Roman"/>
          <w:noProof/>
          <w:webHidden/>
          <w:sz w:val="24"/>
          <w:szCs w:val="24"/>
          <w:lang w:val="en-GB"/>
        </w:rPr>
        <w:t>10</w:t>
      </w:r>
    </w:p>
    <w:p w14:paraId="5D53B02E" w14:textId="79F967AE"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0" w:history="1">
        <w:r w:rsidRPr="00E14DCA">
          <w:rPr>
            <w:rStyle w:val="Hyperlink"/>
            <w:rFonts w:ascii="Times New Roman" w:hAnsi="Times New Roman" w:cs="Times New Roman"/>
            <w:b/>
            <w:bCs/>
            <w:noProof/>
            <w:sz w:val="24"/>
            <w:szCs w:val="24"/>
            <w:lang w:val="en-GB"/>
          </w:rPr>
          <w:t xml:space="preserve">Figure 2. </w:t>
        </w:r>
        <w:r w:rsidRPr="00E14DCA">
          <w:rPr>
            <w:rStyle w:val="Hyperlink"/>
            <w:rFonts w:ascii="Times New Roman" w:hAnsi="Times New Roman" w:cs="Times New Roman"/>
            <w:noProof/>
            <w:sz w:val="24"/>
            <w:szCs w:val="24"/>
            <w:lang w:val="en-GB"/>
          </w:rPr>
          <w:t>Example of the primary datasets used in the study</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_Toc207329580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12</w:t>
        </w:r>
        <w:r w:rsidRPr="00E14DCA">
          <w:rPr>
            <w:rFonts w:ascii="Times New Roman" w:hAnsi="Times New Roman" w:cs="Times New Roman"/>
            <w:noProof/>
            <w:webHidden/>
            <w:sz w:val="24"/>
            <w:szCs w:val="24"/>
          </w:rPr>
          <w:fldChar w:fldCharType="end"/>
        </w:r>
      </w:hyperlink>
    </w:p>
    <w:p w14:paraId="6E9AB943" w14:textId="005D03F5"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1" w:history="1">
        <w:r w:rsidRPr="00E14DCA">
          <w:rPr>
            <w:rStyle w:val="Hyperlink"/>
            <w:rFonts w:ascii="Times New Roman" w:hAnsi="Times New Roman" w:cs="Times New Roman"/>
            <w:b/>
            <w:bCs/>
            <w:noProof/>
            <w:sz w:val="24"/>
            <w:szCs w:val="24"/>
            <w:lang w:val="en-GB"/>
          </w:rPr>
          <w:t>Figur</w:t>
        </w:r>
        <w:r w:rsidRPr="00E14DCA">
          <w:rPr>
            <w:rStyle w:val="Hyperlink"/>
            <w:rFonts w:ascii="Times New Roman" w:hAnsi="Times New Roman" w:cs="Times New Roman"/>
            <w:b/>
            <w:bCs/>
            <w:noProof/>
            <w:sz w:val="24"/>
            <w:szCs w:val="24"/>
            <w:lang w:val="en-GB"/>
          </w:rPr>
          <w:t>e</w:t>
        </w:r>
        <w:r w:rsidRPr="00E14DCA">
          <w:rPr>
            <w:rStyle w:val="Hyperlink"/>
            <w:rFonts w:ascii="Times New Roman" w:hAnsi="Times New Roman" w:cs="Times New Roman"/>
            <w:b/>
            <w:bCs/>
            <w:noProof/>
            <w:sz w:val="24"/>
            <w:szCs w:val="24"/>
            <w:lang w:val="en-GB"/>
          </w:rPr>
          <w:t xml:space="preserve"> 3.</w:t>
        </w:r>
        <w:r w:rsidRPr="00E14DCA">
          <w:rPr>
            <w:rStyle w:val="Hyperlink"/>
            <w:rFonts w:ascii="Times New Roman" w:hAnsi="Times New Roman" w:cs="Times New Roman"/>
            <w:noProof/>
            <w:sz w:val="24"/>
            <w:szCs w:val="24"/>
            <w:lang w:val="en-GB"/>
          </w:rPr>
          <w:t xml:space="preserve"> Comparison of training and validation learning curves</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_Toc207329581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18</w:t>
        </w:r>
        <w:r w:rsidRPr="00E14DCA">
          <w:rPr>
            <w:rFonts w:ascii="Times New Roman" w:hAnsi="Times New Roman" w:cs="Times New Roman"/>
            <w:noProof/>
            <w:webHidden/>
            <w:sz w:val="24"/>
            <w:szCs w:val="24"/>
          </w:rPr>
          <w:fldChar w:fldCharType="end"/>
        </w:r>
      </w:hyperlink>
    </w:p>
    <w:p w14:paraId="40C23667" w14:textId="0141320E"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2" w:history="1">
        <w:r w:rsidRPr="00E14DCA">
          <w:rPr>
            <w:rStyle w:val="Hyperlink"/>
            <w:rFonts w:ascii="Times New Roman" w:hAnsi="Times New Roman" w:cs="Times New Roman"/>
            <w:b/>
            <w:bCs/>
            <w:noProof/>
            <w:sz w:val="24"/>
            <w:szCs w:val="24"/>
            <w:lang w:val="en-GB"/>
          </w:rPr>
          <w:t>Figure 4.</w:t>
        </w:r>
        <w:r w:rsidRPr="00E14DCA">
          <w:rPr>
            <w:rStyle w:val="Hyperlink"/>
            <w:rFonts w:ascii="Times New Roman" w:hAnsi="Times New Roman" w:cs="Times New Roman"/>
            <w:noProof/>
            <w:sz w:val="24"/>
            <w:szCs w:val="24"/>
            <w:lang w:val="en-GB"/>
          </w:rPr>
          <w:t xml:space="preserve"> Confusion matrices for the binary (Forest vs. Non-Forest) classification task</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_Toc207329582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19</w:t>
        </w:r>
        <w:r w:rsidRPr="00E14DCA">
          <w:rPr>
            <w:rFonts w:ascii="Times New Roman" w:hAnsi="Times New Roman" w:cs="Times New Roman"/>
            <w:noProof/>
            <w:webHidden/>
            <w:sz w:val="24"/>
            <w:szCs w:val="24"/>
          </w:rPr>
          <w:fldChar w:fldCharType="end"/>
        </w:r>
      </w:hyperlink>
    </w:p>
    <w:p w14:paraId="75ADD905" w14:textId="75670C50" w:rsidR="003E5021" w:rsidRPr="00E14DCA" w:rsidRDefault="003E5021" w:rsidP="00C978DE">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583" w:history="1">
        <w:r w:rsidRPr="00E14DCA">
          <w:rPr>
            <w:rStyle w:val="Hyperlink"/>
            <w:rFonts w:ascii="Times New Roman" w:hAnsi="Times New Roman" w:cs="Times New Roman"/>
            <w:b/>
            <w:bCs/>
            <w:noProof/>
            <w:sz w:val="24"/>
            <w:szCs w:val="24"/>
            <w:lang w:val="en-GB"/>
          </w:rPr>
          <w:t>Figure 5.</w:t>
        </w:r>
        <w:r w:rsidRPr="00E14DCA">
          <w:rPr>
            <w:rStyle w:val="Hyperlink"/>
            <w:rFonts w:ascii="Times New Roman" w:hAnsi="Times New Roman" w:cs="Times New Roman"/>
            <w:noProof/>
            <w:sz w:val="24"/>
            <w:szCs w:val="24"/>
            <w:lang w:val="en-GB"/>
          </w:rPr>
          <w:t xml:space="preserve"> Qualitative comparison of segmentation results</w:t>
        </w:r>
        <w:r w:rsidRPr="00E14DCA">
          <w:rPr>
            <w:rFonts w:ascii="Times New Roman" w:hAnsi="Times New Roman" w:cs="Times New Roman"/>
            <w:noProof/>
            <w:webHidden/>
            <w:sz w:val="24"/>
            <w:szCs w:val="24"/>
          </w:rPr>
          <w:tab/>
        </w:r>
        <w:r w:rsidR="00165199">
          <w:rPr>
            <w:rFonts w:ascii="Times New Roman" w:hAnsi="Times New Roman" w:cs="Times New Roman"/>
            <w:noProof/>
            <w:webHidden/>
            <w:sz w:val="24"/>
            <w:szCs w:val="24"/>
          </w:rPr>
          <w:t>20</w:t>
        </w:r>
      </w:hyperlink>
    </w:p>
    <w:p w14:paraId="296B7939" w14:textId="0B4F45C0" w:rsidR="003E5021" w:rsidRPr="00E14DCA" w:rsidRDefault="003E5021" w:rsidP="00C978DE">
      <w:pPr>
        <w:pStyle w:val="TableofFigures"/>
        <w:tabs>
          <w:tab w:val="right" w:leader="dot" w:pos="9016"/>
        </w:tabs>
        <w:spacing w:line="360" w:lineRule="auto"/>
        <w:rPr>
          <w:rStyle w:val="Hyperlink"/>
          <w:rFonts w:ascii="Times New Roman" w:hAnsi="Times New Roman" w:cs="Times New Roman"/>
          <w:noProof/>
          <w:sz w:val="24"/>
          <w:szCs w:val="24"/>
        </w:rPr>
      </w:pPr>
      <w:hyperlink w:anchor="_Toc207329584" w:history="1">
        <w:r w:rsidRPr="00E14DCA">
          <w:rPr>
            <w:rStyle w:val="Hyperlink"/>
            <w:rFonts w:ascii="Times New Roman" w:hAnsi="Times New Roman" w:cs="Times New Roman"/>
            <w:b/>
            <w:bCs/>
            <w:noProof/>
            <w:sz w:val="24"/>
            <w:szCs w:val="24"/>
            <w:lang w:val="en-GB"/>
          </w:rPr>
          <w:t>Figur</w:t>
        </w:r>
        <w:r w:rsidRPr="00E14DCA">
          <w:rPr>
            <w:rStyle w:val="Hyperlink"/>
            <w:rFonts w:ascii="Times New Roman" w:hAnsi="Times New Roman" w:cs="Times New Roman"/>
            <w:b/>
            <w:bCs/>
            <w:noProof/>
            <w:sz w:val="24"/>
            <w:szCs w:val="24"/>
            <w:lang w:val="en-GB"/>
          </w:rPr>
          <w:t>e</w:t>
        </w:r>
        <w:r w:rsidRPr="00E14DCA">
          <w:rPr>
            <w:rStyle w:val="Hyperlink"/>
            <w:rFonts w:ascii="Times New Roman" w:hAnsi="Times New Roman" w:cs="Times New Roman"/>
            <w:b/>
            <w:bCs/>
            <w:noProof/>
            <w:sz w:val="24"/>
            <w:szCs w:val="24"/>
            <w:lang w:val="en-GB"/>
          </w:rPr>
          <w:t xml:space="preserve"> 6. </w:t>
        </w:r>
        <w:r w:rsidRPr="00E14DCA">
          <w:rPr>
            <w:rStyle w:val="Hyperlink"/>
            <w:rFonts w:ascii="Times New Roman" w:hAnsi="Times New Roman" w:cs="Times New Roman"/>
            <w:noProof/>
            <w:sz w:val="24"/>
            <w:szCs w:val="24"/>
            <w:lang w:val="en-GB"/>
          </w:rPr>
          <w:t>An example of the change detection analysis on a sample patch</w:t>
        </w:r>
        <w:r w:rsidR="00C978DE" w:rsidRPr="00E14DCA">
          <w:rPr>
            <w:rStyle w:val="Hyperlink"/>
            <w:rFonts w:ascii="Times New Roman" w:hAnsi="Times New Roman" w:cs="Times New Roman"/>
            <w:noProof/>
            <w:sz w:val="24"/>
            <w:szCs w:val="24"/>
            <w:lang w:val="en-GB"/>
          </w:rPr>
          <w:t>.</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_Toc207329584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165199">
          <w:rPr>
            <w:rFonts w:ascii="Times New Roman" w:hAnsi="Times New Roman" w:cs="Times New Roman"/>
            <w:noProof/>
            <w:webHidden/>
            <w:sz w:val="24"/>
            <w:szCs w:val="24"/>
          </w:rPr>
          <w:t>21</w:t>
        </w:r>
        <w:r w:rsidRPr="00E14DCA">
          <w:rPr>
            <w:rFonts w:ascii="Times New Roman" w:hAnsi="Times New Roman" w:cs="Times New Roman"/>
            <w:noProof/>
            <w:webHidden/>
            <w:sz w:val="24"/>
            <w:szCs w:val="24"/>
          </w:rPr>
          <w:fldChar w:fldCharType="end"/>
        </w:r>
      </w:hyperlink>
    </w:p>
    <w:p w14:paraId="462FEE3B" w14:textId="77777777" w:rsidR="00E14DCA" w:rsidRDefault="00E14DCA" w:rsidP="00E14DCA">
      <w:pPr>
        <w:jc w:val="center"/>
        <w:rPr>
          <w:rFonts w:ascii="Times New Roman" w:hAnsi="Times New Roman" w:cs="Times New Roman"/>
          <w:b/>
          <w:bCs/>
          <w:sz w:val="24"/>
          <w:szCs w:val="24"/>
          <w:lang w:val="en-GB"/>
        </w:rPr>
      </w:pPr>
    </w:p>
    <w:p w14:paraId="55FB9DBF" w14:textId="77777777" w:rsidR="00364DCE" w:rsidRPr="00E14DCA" w:rsidRDefault="00364DCE" w:rsidP="00E14DCA">
      <w:pPr>
        <w:jc w:val="center"/>
        <w:rPr>
          <w:rFonts w:ascii="Times New Roman" w:hAnsi="Times New Roman" w:cs="Times New Roman"/>
          <w:b/>
          <w:bCs/>
          <w:sz w:val="24"/>
          <w:szCs w:val="24"/>
          <w:lang w:val="en-GB"/>
        </w:rPr>
      </w:pPr>
    </w:p>
    <w:p w14:paraId="39040C35" w14:textId="77777777" w:rsidR="00E14DCA" w:rsidRPr="00E14DCA" w:rsidRDefault="00E14DCA" w:rsidP="00E14DCA">
      <w:pPr>
        <w:jc w:val="center"/>
        <w:rPr>
          <w:rFonts w:ascii="Times New Roman" w:hAnsi="Times New Roman" w:cs="Times New Roman"/>
          <w:b/>
          <w:bCs/>
          <w:sz w:val="24"/>
          <w:szCs w:val="24"/>
          <w:lang w:val="en-GB"/>
        </w:rPr>
      </w:pPr>
    </w:p>
    <w:p w14:paraId="76F63C1B" w14:textId="4F8E8012" w:rsidR="00364DCE" w:rsidRDefault="00E14DCA" w:rsidP="00364DCE">
      <w:pPr>
        <w:jc w:val="center"/>
        <w:rPr>
          <w:rFonts w:ascii="Times New Roman" w:hAnsi="Times New Roman" w:cs="Times New Roman"/>
          <w:b/>
          <w:bCs/>
          <w:sz w:val="24"/>
          <w:szCs w:val="24"/>
          <w:lang w:val="en-GB"/>
        </w:rPr>
      </w:pPr>
      <w:r w:rsidRPr="00E14DCA">
        <w:rPr>
          <w:rFonts w:ascii="Times New Roman" w:hAnsi="Times New Roman" w:cs="Times New Roman"/>
          <w:b/>
          <w:bCs/>
          <w:sz w:val="24"/>
          <w:szCs w:val="24"/>
          <w:lang w:val="en-GB"/>
        </w:rPr>
        <w:t>LIST OF TABLES</w:t>
      </w:r>
    </w:p>
    <w:p w14:paraId="6D72654D" w14:textId="77777777" w:rsidR="00364DCE" w:rsidRPr="00E14DCA" w:rsidRDefault="00364DCE" w:rsidP="00364DCE">
      <w:pPr>
        <w:jc w:val="center"/>
        <w:rPr>
          <w:rFonts w:ascii="Times New Roman" w:hAnsi="Times New Roman" w:cs="Times New Roman"/>
          <w:b/>
          <w:bCs/>
          <w:sz w:val="24"/>
          <w:szCs w:val="24"/>
          <w:lang w:val="en-GB"/>
        </w:rPr>
      </w:pPr>
    </w:p>
    <w:p w14:paraId="1D4ECE35" w14:textId="672E5C93" w:rsidR="00E14DCA" w:rsidRPr="00E14DCA" w:rsidRDefault="00E14DCA" w:rsidP="00E14DCA">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r w:rsidRPr="00E14DCA">
        <w:rPr>
          <w:rFonts w:ascii="Times New Roman" w:hAnsi="Times New Roman" w:cs="Times New Roman"/>
          <w:sz w:val="24"/>
          <w:szCs w:val="24"/>
          <w:lang w:val="en-GB"/>
        </w:rPr>
        <w:fldChar w:fldCharType="begin"/>
      </w:r>
      <w:r w:rsidRPr="00E14DCA">
        <w:rPr>
          <w:rFonts w:ascii="Times New Roman" w:hAnsi="Times New Roman" w:cs="Times New Roman"/>
          <w:sz w:val="24"/>
          <w:szCs w:val="24"/>
          <w:lang w:val="en-GB"/>
        </w:rPr>
        <w:instrText xml:space="preserve"> TOC \h \z \c "Table" </w:instrText>
      </w:r>
      <w:r w:rsidRPr="00E14DCA">
        <w:rPr>
          <w:rFonts w:ascii="Times New Roman" w:hAnsi="Times New Roman" w:cs="Times New Roman"/>
          <w:sz w:val="24"/>
          <w:szCs w:val="24"/>
          <w:lang w:val="en-GB"/>
        </w:rPr>
        <w:fldChar w:fldCharType="separate"/>
      </w:r>
      <w:hyperlink w:anchor="_Toc207329879" w:history="1">
        <w:r w:rsidRPr="00E14DCA">
          <w:rPr>
            <w:rStyle w:val="Hyperlink"/>
            <w:rFonts w:ascii="Times New Roman" w:hAnsi="Times New Roman" w:cs="Times New Roman"/>
            <w:b/>
            <w:bCs/>
            <w:noProof/>
            <w:sz w:val="24"/>
            <w:szCs w:val="24"/>
            <w:lang w:val="en-GB"/>
          </w:rPr>
          <w:t>Table 1.</w:t>
        </w:r>
        <w:r w:rsidRPr="00E14DCA">
          <w:rPr>
            <w:rStyle w:val="Hyperlink"/>
            <w:rFonts w:ascii="Times New Roman" w:hAnsi="Times New Roman" w:cs="Times New Roman"/>
            <w:noProof/>
            <w:sz w:val="24"/>
            <w:szCs w:val="24"/>
            <w:lang w:val="en-GB"/>
          </w:rPr>
          <w:t xml:space="preserve"> Binary classification performance metrics.</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_Toc207329879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1</w:t>
        </w:r>
        <w:r w:rsidR="00165199">
          <w:rPr>
            <w:rFonts w:ascii="Times New Roman" w:hAnsi="Times New Roman" w:cs="Times New Roman"/>
            <w:noProof/>
            <w:webHidden/>
            <w:sz w:val="24"/>
            <w:szCs w:val="24"/>
          </w:rPr>
          <w:t>9</w:t>
        </w:r>
        <w:r w:rsidRPr="00E14DCA">
          <w:rPr>
            <w:rFonts w:ascii="Times New Roman" w:hAnsi="Times New Roman" w:cs="Times New Roman"/>
            <w:noProof/>
            <w:webHidden/>
            <w:sz w:val="24"/>
            <w:szCs w:val="24"/>
          </w:rPr>
          <w:fldChar w:fldCharType="end"/>
        </w:r>
      </w:hyperlink>
    </w:p>
    <w:p w14:paraId="73498870" w14:textId="4BEB002A" w:rsidR="00E14DCA" w:rsidRPr="00E14DCA" w:rsidRDefault="00E14DCA" w:rsidP="00E14DCA">
      <w:pPr>
        <w:pStyle w:val="TableofFigures"/>
        <w:tabs>
          <w:tab w:val="right" w:leader="dot" w:pos="9016"/>
        </w:tabs>
        <w:spacing w:line="360" w:lineRule="auto"/>
        <w:rPr>
          <w:rFonts w:ascii="Times New Roman" w:eastAsiaTheme="minorEastAsia" w:hAnsi="Times New Roman" w:cs="Times New Roman"/>
          <w:noProof/>
          <w:sz w:val="24"/>
          <w:szCs w:val="24"/>
          <w:lang w:eastAsia="es-CO"/>
        </w:rPr>
      </w:pPr>
      <w:hyperlink w:anchor="_Toc207329880" w:history="1">
        <w:r w:rsidRPr="00E14DCA">
          <w:rPr>
            <w:rStyle w:val="Hyperlink"/>
            <w:rFonts w:ascii="Times New Roman" w:hAnsi="Times New Roman" w:cs="Times New Roman"/>
            <w:b/>
            <w:bCs/>
            <w:noProof/>
            <w:sz w:val="24"/>
            <w:szCs w:val="24"/>
            <w:lang w:val="en-GB"/>
          </w:rPr>
          <w:t>Table</w:t>
        </w:r>
        <w:r w:rsidRPr="00E14DCA">
          <w:rPr>
            <w:rStyle w:val="Hyperlink"/>
            <w:rFonts w:ascii="Times New Roman" w:hAnsi="Times New Roman" w:cs="Times New Roman"/>
            <w:b/>
            <w:bCs/>
            <w:noProof/>
            <w:sz w:val="24"/>
            <w:szCs w:val="24"/>
            <w:lang w:val="en-GB"/>
          </w:rPr>
          <w:t xml:space="preserve"> </w:t>
        </w:r>
        <w:r w:rsidRPr="00E14DCA">
          <w:rPr>
            <w:rStyle w:val="Hyperlink"/>
            <w:rFonts w:ascii="Times New Roman" w:hAnsi="Times New Roman" w:cs="Times New Roman"/>
            <w:b/>
            <w:bCs/>
            <w:noProof/>
            <w:sz w:val="24"/>
            <w:szCs w:val="24"/>
            <w:lang w:val="en-GB"/>
          </w:rPr>
          <w:t xml:space="preserve">2. </w:t>
        </w:r>
        <w:r w:rsidRPr="00E14DCA">
          <w:rPr>
            <w:rStyle w:val="Hyperlink"/>
            <w:rFonts w:ascii="Times New Roman" w:hAnsi="Times New Roman" w:cs="Times New Roman"/>
            <w:noProof/>
            <w:sz w:val="24"/>
            <w:szCs w:val="24"/>
            <w:lang w:val="en-GB"/>
          </w:rPr>
          <w:t>Quantified land cover change.</w:t>
        </w:r>
        <w:r w:rsidRPr="00E14DCA">
          <w:rPr>
            <w:rFonts w:ascii="Times New Roman" w:hAnsi="Times New Roman" w:cs="Times New Roman"/>
            <w:noProof/>
            <w:webHidden/>
            <w:sz w:val="24"/>
            <w:szCs w:val="24"/>
          </w:rPr>
          <w:tab/>
        </w:r>
        <w:r w:rsidRPr="00E14DCA">
          <w:rPr>
            <w:rFonts w:ascii="Times New Roman" w:hAnsi="Times New Roman" w:cs="Times New Roman"/>
            <w:noProof/>
            <w:webHidden/>
            <w:sz w:val="24"/>
            <w:szCs w:val="24"/>
          </w:rPr>
          <w:fldChar w:fldCharType="begin"/>
        </w:r>
        <w:r w:rsidRPr="00E14DCA">
          <w:rPr>
            <w:rFonts w:ascii="Times New Roman" w:hAnsi="Times New Roman" w:cs="Times New Roman"/>
            <w:noProof/>
            <w:webHidden/>
            <w:sz w:val="24"/>
            <w:szCs w:val="24"/>
          </w:rPr>
          <w:instrText xml:space="preserve"> PAGEREF _Toc207329880 \h </w:instrText>
        </w:r>
        <w:r w:rsidRPr="00E14DCA">
          <w:rPr>
            <w:rFonts w:ascii="Times New Roman" w:hAnsi="Times New Roman" w:cs="Times New Roman"/>
            <w:noProof/>
            <w:webHidden/>
            <w:sz w:val="24"/>
            <w:szCs w:val="24"/>
          </w:rPr>
        </w:r>
        <w:r w:rsidRPr="00E14DCA">
          <w:rPr>
            <w:rFonts w:ascii="Times New Roman" w:hAnsi="Times New Roman" w:cs="Times New Roman"/>
            <w:noProof/>
            <w:webHidden/>
            <w:sz w:val="24"/>
            <w:szCs w:val="24"/>
          </w:rPr>
          <w:fldChar w:fldCharType="separate"/>
        </w:r>
        <w:r w:rsidR="004438A9">
          <w:rPr>
            <w:rFonts w:ascii="Times New Roman" w:hAnsi="Times New Roman" w:cs="Times New Roman"/>
            <w:noProof/>
            <w:webHidden/>
            <w:sz w:val="24"/>
            <w:szCs w:val="24"/>
          </w:rPr>
          <w:t>2</w:t>
        </w:r>
        <w:r w:rsidR="00165199">
          <w:rPr>
            <w:rFonts w:ascii="Times New Roman" w:hAnsi="Times New Roman" w:cs="Times New Roman"/>
            <w:noProof/>
            <w:webHidden/>
            <w:sz w:val="24"/>
            <w:szCs w:val="24"/>
          </w:rPr>
          <w:t>1</w:t>
        </w:r>
        <w:r w:rsidRPr="00E14DCA">
          <w:rPr>
            <w:rFonts w:ascii="Times New Roman" w:hAnsi="Times New Roman" w:cs="Times New Roman"/>
            <w:noProof/>
            <w:webHidden/>
            <w:sz w:val="24"/>
            <w:szCs w:val="24"/>
          </w:rPr>
          <w:fldChar w:fldCharType="end"/>
        </w:r>
      </w:hyperlink>
    </w:p>
    <w:p w14:paraId="7BD125E0" w14:textId="670431F0" w:rsidR="00E14DCA" w:rsidRPr="00E14DCA" w:rsidRDefault="00E14DCA" w:rsidP="00E14DCA">
      <w:pPr>
        <w:spacing w:line="360" w:lineRule="auto"/>
        <w:rPr>
          <w:sz w:val="24"/>
          <w:szCs w:val="24"/>
        </w:rPr>
      </w:pPr>
      <w:r w:rsidRPr="00E14DCA">
        <w:rPr>
          <w:rFonts w:ascii="Times New Roman" w:hAnsi="Times New Roman" w:cs="Times New Roman"/>
          <w:sz w:val="24"/>
          <w:szCs w:val="24"/>
          <w:lang w:val="en-GB"/>
        </w:rPr>
        <w:fldChar w:fldCharType="end"/>
      </w:r>
    </w:p>
    <w:p w14:paraId="579A1679" w14:textId="5D029174" w:rsidR="00306F87" w:rsidRPr="00C978DE" w:rsidRDefault="00BA10FB" w:rsidP="00C978DE">
      <w:pPr>
        <w:spacing w:line="240" w:lineRule="auto"/>
        <w:rPr>
          <w:rFonts w:ascii="Times New Roman" w:hAnsi="Times New Roman" w:cs="Times New Roman"/>
          <w:noProof/>
          <w:color w:val="467886" w:themeColor="hyperlink"/>
          <w:sz w:val="24"/>
          <w:szCs w:val="24"/>
          <w:u w:val="single"/>
          <w:lang w:val="en-GB"/>
        </w:rPr>
      </w:pPr>
      <w:r w:rsidRPr="00E14DCA">
        <w:rPr>
          <w:rStyle w:val="Hyperlink"/>
          <w:rFonts w:ascii="Times New Roman" w:hAnsi="Times New Roman" w:cs="Times New Roman"/>
          <w:noProof/>
          <w:sz w:val="24"/>
          <w:szCs w:val="24"/>
        </w:rPr>
        <w:fldChar w:fldCharType="end"/>
      </w:r>
    </w:p>
    <w:p w14:paraId="503BF2CD" w14:textId="1D15304F" w:rsidR="006518C2" w:rsidRPr="00EF0283" w:rsidRDefault="00306F87" w:rsidP="00EF0283">
      <w:pPr>
        <w:jc w:val="center"/>
        <w:rPr>
          <w:rFonts w:ascii="Times New Roman" w:hAnsi="Times New Roman" w:cs="Times New Roman"/>
          <w:lang w:val="en-GB"/>
        </w:rPr>
      </w:pPr>
      <w:r>
        <w:rPr>
          <w:lang w:val="en-GB"/>
        </w:rPr>
        <w:br w:type="page"/>
      </w:r>
      <w:r w:rsidR="0093365B" w:rsidRPr="00EF0283">
        <w:rPr>
          <w:rFonts w:ascii="Times New Roman" w:hAnsi="Times New Roman" w:cs="Times New Roman"/>
          <w:b/>
          <w:bCs/>
          <w:sz w:val="24"/>
          <w:szCs w:val="24"/>
          <w:lang w:val="en-GB"/>
        </w:rPr>
        <w:lastRenderedPageBreak/>
        <w:t>INTELLECTUAL PROPERTY STATEMENT</w:t>
      </w:r>
    </w:p>
    <w:p w14:paraId="429C6B17" w14:textId="77777777" w:rsidR="00BB111B" w:rsidRPr="00E34AC3" w:rsidRDefault="00BB111B" w:rsidP="00BB111B">
      <w:pPr>
        <w:rPr>
          <w:lang w:val="en-GB"/>
        </w:rPr>
      </w:pPr>
    </w:p>
    <w:p w14:paraId="601C6B08" w14:textId="77777777" w:rsidR="0093365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The author of this extended research project report (including any appendices and/or schedules to this report) owns certain copyright or related rights in it (the “Copyright”) and s/he has given The University of Manchester certain rights to use such Copyright, including for administrative purposes. ii. iii. iv.</w:t>
      </w:r>
    </w:p>
    <w:p w14:paraId="5696EF67" w14:textId="77777777" w:rsidR="00BB111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Copies of this report,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w:t>
      </w:r>
    </w:p>
    <w:p w14:paraId="3D9246A9" w14:textId="77777777" w:rsidR="00BB111B" w:rsidRPr="00EF0283"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The ownership of certain Copyright, patents, designs, trademarks, and other intellectual property (the “Intellectual Property”) and any reproductions of copyright works in the report, for example graphs and tables (“Reproductions”), which may be described in this report,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6DCA6567" w14:textId="683C88DB" w:rsidR="0093365B" w:rsidRDefault="0093365B" w:rsidP="00B279F0">
      <w:pPr>
        <w:pStyle w:val="ListParagraph"/>
        <w:numPr>
          <w:ilvl w:val="0"/>
          <w:numId w:val="25"/>
        </w:numPr>
        <w:spacing w:line="276" w:lineRule="auto"/>
        <w:jc w:val="both"/>
        <w:rPr>
          <w:rFonts w:ascii="Times New Roman" w:hAnsi="Times New Roman" w:cs="Times New Roman"/>
          <w:sz w:val="24"/>
          <w:szCs w:val="24"/>
          <w:lang w:val="en-GB"/>
        </w:rPr>
      </w:pPr>
      <w:r w:rsidRPr="00EF0283">
        <w:rPr>
          <w:rFonts w:ascii="Times New Roman" w:hAnsi="Times New Roman" w:cs="Times New Roman"/>
          <w:sz w:val="24"/>
          <w:szCs w:val="24"/>
          <w:lang w:val="en-GB"/>
        </w:rPr>
        <w:t>Further information on the conditions under which disclosure, publication and commercialisation of this report, the Copyright and any Intellectual Property and/or Reproductions described in it may 17 MSc Data Science take place is available in the University IP Policy (see</w:t>
      </w:r>
      <w:r w:rsidR="00136CC3" w:rsidRPr="00EF0283">
        <w:rPr>
          <w:rFonts w:ascii="Times New Roman" w:hAnsi="Times New Roman" w:cs="Times New Roman"/>
          <w:sz w:val="24"/>
          <w:szCs w:val="24"/>
          <w:lang w:val="en-GB"/>
        </w:rPr>
        <w:t xml:space="preserve"> </w:t>
      </w:r>
      <w:r w:rsidRPr="00EF0283">
        <w:rPr>
          <w:rFonts w:ascii="Times New Roman" w:hAnsi="Times New Roman" w:cs="Times New Roman"/>
          <w:sz w:val="24"/>
          <w:szCs w:val="24"/>
          <w:lang w:val="en-GB"/>
        </w:rPr>
        <w:t>https://documents.manchester.ac.uk/display.aspx?DocID=24420), in any relevant dissertation restriction declarations deposited in the University Library, The University Library’s regulations (see https://www.library.manchester.ac.uk/about/regulations/) and in The University’s Guidance for the Presentation of dissertations.</w:t>
      </w:r>
    </w:p>
    <w:p w14:paraId="225B9223" w14:textId="77777777" w:rsidR="00851560" w:rsidRDefault="00851560" w:rsidP="00851560">
      <w:pPr>
        <w:pStyle w:val="ListParagraph"/>
        <w:spacing w:line="276" w:lineRule="auto"/>
        <w:jc w:val="both"/>
        <w:rPr>
          <w:rFonts w:ascii="Times New Roman" w:hAnsi="Times New Roman" w:cs="Times New Roman"/>
          <w:sz w:val="24"/>
          <w:szCs w:val="24"/>
          <w:lang w:val="en-GB"/>
        </w:rPr>
      </w:pPr>
    </w:p>
    <w:p w14:paraId="20C10C9C" w14:textId="77777777" w:rsidR="00851560" w:rsidRDefault="00851560" w:rsidP="00851560">
      <w:pPr>
        <w:pStyle w:val="ListParagraph"/>
        <w:spacing w:line="276" w:lineRule="auto"/>
        <w:jc w:val="both"/>
        <w:rPr>
          <w:rFonts w:ascii="Times New Roman" w:hAnsi="Times New Roman" w:cs="Times New Roman"/>
          <w:sz w:val="24"/>
          <w:szCs w:val="24"/>
          <w:lang w:val="en-GB"/>
        </w:rPr>
      </w:pPr>
    </w:p>
    <w:p w14:paraId="20957E44" w14:textId="77777777" w:rsidR="00B279F0" w:rsidRPr="00851560" w:rsidRDefault="00B279F0" w:rsidP="00851560">
      <w:pPr>
        <w:jc w:val="center"/>
        <w:rPr>
          <w:rFonts w:ascii="Times New Roman" w:hAnsi="Times New Roman" w:cs="Times New Roman"/>
          <w:b/>
          <w:bCs/>
          <w:sz w:val="24"/>
          <w:szCs w:val="24"/>
          <w:lang w:val="en-GB"/>
        </w:rPr>
      </w:pPr>
      <w:r w:rsidRPr="00851560">
        <w:rPr>
          <w:rFonts w:ascii="Times New Roman" w:hAnsi="Times New Roman" w:cs="Times New Roman"/>
          <w:b/>
          <w:bCs/>
          <w:sz w:val="24"/>
          <w:szCs w:val="24"/>
          <w:lang w:val="en-GB"/>
        </w:rPr>
        <w:t>DECLARATION</w:t>
      </w:r>
    </w:p>
    <w:p w14:paraId="2219BBF0" w14:textId="77777777" w:rsidR="00B279F0" w:rsidRPr="00017E05" w:rsidRDefault="00B279F0" w:rsidP="00B279F0">
      <w:pPr>
        <w:rPr>
          <w:lang w:val="en-GB"/>
        </w:rPr>
      </w:pPr>
    </w:p>
    <w:p w14:paraId="64F85368" w14:textId="04212915" w:rsidR="00B279F0" w:rsidRDefault="00B279F0" w:rsidP="00B279F0">
      <w:pPr>
        <w:spacing w:line="276" w:lineRule="auto"/>
        <w:ind w:left="708"/>
        <w:jc w:val="both"/>
        <w:rPr>
          <w:rFonts w:ascii="Times New Roman" w:hAnsi="Times New Roman" w:cs="Times New Roman"/>
          <w:sz w:val="24"/>
          <w:szCs w:val="24"/>
          <w:lang w:val="en-GB"/>
        </w:rPr>
      </w:pPr>
      <w:r w:rsidRPr="00E34AC3">
        <w:rPr>
          <w:rFonts w:ascii="Times New Roman" w:hAnsi="Times New Roman" w:cs="Times New Roman"/>
          <w:sz w:val="24"/>
          <w:szCs w:val="24"/>
          <w:lang w:val="en-GB"/>
        </w:rPr>
        <w:t>No portion of the work referred to in this extended research project report has been submitted in support of an application for another degree or qualification of this or any other university or other institute of learning</w:t>
      </w:r>
      <w:r>
        <w:rPr>
          <w:rFonts w:ascii="Times New Roman" w:hAnsi="Times New Roman" w:cs="Times New Roman"/>
          <w:sz w:val="24"/>
          <w:szCs w:val="24"/>
          <w:lang w:val="en-GB"/>
        </w:rPr>
        <w:t>.</w:t>
      </w:r>
    </w:p>
    <w:p w14:paraId="70BC3180" w14:textId="77777777" w:rsidR="00B04EE2" w:rsidRDefault="00B04EE2" w:rsidP="00B279F0">
      <w:pPr>
        <w:spacing w:line="276" w:lineRule="auto"/>
        <w:ind w:left="708"/>
        <w:jc w:val="both"/>
        <w:rPr>
          <w:rFonts w:ascii="Times New Roman" w:hAnsi="Times New Roman" w:cs="Times New Roman"/>
          <w:sz w:val="24"/>
          <w:szCs w:val="24"/>
          <w:lang w:val="en-GB"/>
        </w:rPr>
      </w:pPr>
    </w:p>
    <w:p w14:paraId="06F576E1" w14:textId="77777777" w:rsidR="00B04EE2" w:rsidRDefault="00B04EE2">
      <w:pPr>
        <w:rPr>
          <w:rFonts w:ascii="Times New Roman" w:eastAsiaTheme="majorEastAsia" w:hAnsi="Times New Roman" w:cstheme="majorBidi"/>
          <w:b/>
          <w:bCs/>
          <w:sz w:val="24"/>
          <w:szCs w:val="40"/>
          <w:lang w:val="en-GB"/>
        </w:rPr>
      </w:pPr>
      <w:r>
        <w:rPr>
          <w:b/>
          <w:bCs/>
          <w:lang w:val="en-GB"/>
        </w:rPr>
        <w:br w:type="page"/>
      </w:r>
    </w:p>
    <w:p w14:paraId="3B016F29" w14:textId="362D67D7" w:rsidR="00B04EE2" w:rsidRDefault="00B04EE2" w:rsidP="00B04EE2">
      <w:pPr>
        <w:pStyle w:val="Heading1"/>
        <w:rPr>
          <w:b/>
          <w:bCs/>
          <w:lang w:val="en-GB"/>
        </w:rPr>
      </w:pPr>
      <w:bookmarkStart w:id="0" w:name="_Toc207365445"/>
      <w:r w:rsidRPr="00B04EE2">
        <w:rPr>
          <w:b/>
          <w:bCs/>
          <w:lang w:val="en-GB"/>
        </w:rPr>
        <w:lastRenderedPageBreak/>
        <w:t>ABSTRACT</w:t>
      </w:r>
      <w:bookmarkEnd w:id="0"/>
    </w:p>
    <w:p w14:paraId="7897D2FE" w14:textId="77777777" w:rsidR="00B04EE2" w:rsidRDefault="00B04EE2" w:rsidP="00B04EE2">
      <w:pPr>
        <w:spacing w:line="360" w:lineRule="auto"/>
        <w:jc w:val="both"/>
        <w:rPr>
          <w:rFonts w:ascii="Times New Roman" w:hAnsi="Times New Roman" w:cs="Times New Roman"/>
          <w:b/>
          <w:bCs/>
          <w:sz w:val="24"/>
          <w:szCs w:val="24"/>
          <w:lang w:val="en-GB"/>
        </w:rPr>
      </w:pPr>
    </w:p>
    <w:p w14:paraId="0AE65BE8" w14:textId="28AC647D" w:rsidR="00B04EE2" w:rsidRDefault="00B04EE2" w:rsidP="00165199">
      <w:pPr>
        <w:spacing w:line="360" w:lineRule="auto"/>
        <w:jc w:val="both"/>
        <w:rPr>
          <w:rFonts w:ascii="Times New Roman" w:hAnsi="Times New Roman" w:cs="Times New Roman"/>
          <w:sz w:val="24"/>
          <w:szCs w:val="24"/>
          <w:lang w:val="en-GB"/>
        </w:rPr>
      </w:pPr>
      <w:commentRangeStart w:id="1"/>
      <w:r w:rsidRPr="00877149">
        <w:rPr>
          <w:rFonts w:ascii="Times New Roman" w:hAnsi="Times New Roman" w:cs="Times New Roman"/>
          <w:sz w:val="24"/>
          <w:szCs w:val="24"/>
          <w:lang w:val="en-GB"/>
        </w:rPr>
        <w:t>Tropical forests</w:t>
      </w:r>
      <w:commentRangeEnd w:id="1"/>
      <w:r w:rsidRPr="00877149">
        <w:rPr>
          <w:rFonts w:ascii="Times New Roman" w:hAnsi="Times New Roman" w:cs="Times New Roman"/>
          <w:sz w:val="24"/>
          <w:szCs w:val="24"/>
          <w:lang w:val="en-GB"/>
        </w:rPr>
        <w:t xml:space="preserve"> </w:t>
      </w:r>
      <w:r w:rsidRPr="00165199">
        <w:rPr>
          <w:rFonts w:ascii="Times New Roman" w:hAnsi="Times New Roman" w:cs="Times New Roman"/>
        </w:rPr>
        <w:commentReference w:id="1"/>
      </w:r>
      <w:r w:rsidRPr="00877149">
        <w:rPr>
          <w:rFonts w:ascii="Times New Roman" w:hAnsi="Times New Roman" w:cs="Times New Roman"/>
          <w:sz w:val="24"/>
          <w:szCs w:val="24"/>
          <w:lang w:val="en-GB"/>
        </w:rPr>
        <w:t xml:space="preserve"> are under severe threat from deforestation, and traditional monitoring methods are inadequate for the scale and urgency of this crisis. The application of deep learning for this task is often hindered by a critical bottleneck: the scarcity of large-scale, accurately labelled training data. This study directly confronts this challenge by developing and implementing a novel, automated pipeline that leverages Google Earth Engine to process Sentinel-2 satellite imagery and Google's Dynamic World dataset to generate pseudo ground-truth labels. To address severe class imbalance that caused initial model failure, a nuanced 4-class land cover problem (Trees, Grass, Shrub/Scrub, Other) was formulated with inverse frequency class weighting, before comparing a standard U-Net and an Attention U-Net architecture. The results demonstrate that the Attention U-Net outperformed the standard U-Net, achieving a peak validation Mean Intersection-over-Union (</w:t>
      </w:r>
      <w:proofErr w:type="spellStart"/>
      <w:r w:rsidRPr="00877149">
        <w:rPr>
          <w:rFonts w:ascii="Times New Roman" w:hAnsi="Times New Roman" w:cs="Times New Roman"/>
          <w:sz w:val="24"/>
          <w:szCs w:val="24"/>
          <w:lang w:val="en-GB"/>
        </w:rPr>
        <w:t>IoU</w:t>
      </w:r>
      <w:proofErr w:type="spellEnd"/>
      <w:r w:rsidRPr="00877149">
        <w:rPr>
          <w:rFonts w:ascii="Times New Roman" w:hAnsi="Times New Roman" w:cs="Times New Roman"/>
          <w:sz w:val="24"/>
          <w:szCs w:val="24"/>
          <w:lang w:val="en-GB"/>
        </w:rPr>
        <w:t>) of 0.674 compared to 0.609 for the standard U-Net. In the final binary (Forest vs. Non-Forest) evaluation, the Attention U-Net delivered more balanced and effective performance, with a Forest F1-score of 0.93 and a recall of 0.90, compared to the standard U-Net’s F1-score of 0.91 and recall of 0.85. The validated Attention U-Net was then applied to a 4,430 km² deforestation hotspot in the San José del Guaviare region, quantifying a net forest loss of 177.30 km² between 2021 and 2023. This work establishes a complete, scalable, and reproducible workflow that can be adapted for near-real-time deforestation monitoring, providing a foundational tool to support timely conservation interventions and strategic policymaking.</w:t>
      </w:r>
    </w:p>
    <w:p w14:paraId="1818CFBE" w14:textId="77777777" w:rsidR="00B04EE2" w:rsidRPr="00B04EE2" w:rsidRDefault="00B04EE2" w:rsidP="00B04EE2">
      <w:pPr>
        <w:rPr>
          <w:lang w:val="en-GB"/>
        </w:rPr>
      </w:pPr>
    </w:p>
    <w:p w14:paraId="06F6A6C6" w14:textId="56D044C0" w:rsidR="00CA2906" w:rsidRPr="00C67254" w:rsidRDefault="00FB455C" w:rsidP="0048090E">
      <w:pPr>
        <w:pStyle w:val="Heading1"/>
        <w:numPr>
          <w:ilvl w:val="0"/>
          <w:numId w:val="27"/>
        </w:numPr>
        <w:rPr>
          <w:b/>
          <w:bCs/>
          <w:lang w:val="en-GB"/>
        </w:rPr>
      </w:pPr>
      <w:r>
        <w:rPr>
          <w:lang w:val="en-GB"/>
        </w:rPr>
        <w:br w:type="page"/>
      </w:r>
      <w:bookmarkStart w:id="2" w:name="_Toc207365446"/>
      <w:commentRangeStart w:id="3"/>
      <w:r w:rsidR="006F6747" w:rsidRPr="00C67254">
        <w:rPr>
          <w:b/>
          <w:bCs/>
          <w:lang w:val="en-GB"/>
        </w:rPr>
        <w:lastRenderedPageBreak/>
        <w:t>INTRODUCTION</w:t>
      </w:r>
      <w:commentRangeEnd w:id="3"/>
      <w:r w:rsidR="0024737B" w:rsidRPr="00C67254">
        <w:rPr>
          <w:rStyle w:val="CommentReference"/>
          <w:rFonts w:cs="Times New Roman"/>
          <w:b/>
          <w:bCs/>
          <w:sz w:val="24"/>
          <w:szCs w:val="24"/>
          <w:lang w:val="en-GB"/>
        </w:rPr>
        <w:commentReference w:id="3"/>
      </w:r>
      <w:bookmarkEnd w:id="2"/>
    </w:p>
    <w:p w14:paraId="36398483" w14:textId="77777777" w:rsidR="0084331C" w:rsidRPr="009B5E54" w:rsidRDefault="0084331C" w:rsidP="0084331C">
      <w:pPr>
        <w:pStyle w:val="ListParagraph"/>
        <w:ind w:left="1080"/>
        <w:rPr>
          <w:rFonts w:ascii="Times New Roman" w:hAnsi="Times New Roman" w:cs="Times New Roman"/>
          <w:lang w:val="en-GB"/>
        </w:rPr>
      </w:pPr>
    </w:p>
    <w:p w14:paraId="37186781" w14:textId="6300EC55"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Tropical forests, often described as the "lungs of the planet," are critical reservoirs of biodiversity and essential regulators of the global climate</w:t>
      </w:r>
      <w:r w:rsidR="00D85377" w:rsidRPr="00CD4C14">
        <w:rPr>
          <w:rFonts w:ascii="Times New Roman" w:hAnsi="Times New Roman" w:cs="Times New Roman"/>
          <w:sz w:val="24"/>
          <w:szCs w:val="24"/>
          <w:lang w:val="en-GB"/>
        </w:rPr>
        <w:t xml:space="preserve"> </w:t>
      </w:r>
      <w:r w:rsidR="00F57EEB" w:rsidRPr="00CD4C14">
        <w:rPr>
          <w:rFonts w:ascii="Times New Roman" w:hAnsi="Times New Roman" w:cs="Times New Roman"/>
          <w:noProof/>
          <w:sz w:val="24"/>
          <w:szCs w:val="24"/>
          <w:lang w:val="en-GB"/>
        </w:rPr>
        <w:fldChar w:fldCharType="begin"/>
      </w:r>
      <w:r w:rsidR="00F57EEB" w:rsidRPr="00CD4C14">
        <w:rPr>
          <w:rFonts w:ascii="Times New Roman" w:hAnsi="Times New Roman" w:cs="Times New Roman"/>
          <w:noProof/>
          <w:sz w:val="24"/>
          <w:szCs w:val="24"/>
          <w:lang w:val="en-GB"/>
        </w:rPr>
        <w:instrText xml:space="preserve"> ADDIN EN.CITE &lt;EndNote&gt;&lt;Cite&gt;&lt;Author&gt;UNEP&lt;/Author&gt;&lt;Year&gt;2020&lt;/Year&gt;&lt;RecNum&gt;4&lt;/RecNum&gt;&lt;DisplayText&gt;(UNEP, 2020)&lt;/DisplayText&gt;&lt;record&gt;&lt;rec-number&gt;4&lt;/rec-number&gt;&lt;foreign-keys&gt;&lt;key app="EN" db-id="ddzs05prgtzf9ieftdkvtavhdv2e2td05frt" timestamp="1753094669" guid="4102d8ae-c44a-499a-8cb3-2f46c8a77ab7"&gt;4&lt;/key&gt;&lt;/foreign-keys&gt;&lt;ref-type name="Report"&gt;27&lt;/ref-type&gt;&lt;contributors&gt;&lt;authors&gt;&lt;author&gt;FAO and UNEP&lt;/author&gt;&lt;/authors&gt;&lt;/contributors&gt;&lt;titles&gt;&lt;title&gt;The State of the World&amp;apos;s Forests 2020: Forests, Biodiversity and People&lt;/title&gt;&lt;/titles&gt;&lt;pages&gt;277-277&lt;/pages&gt;&lt;volume&gt;20&lt;/volume&gt;&lt;keywords&gt;&lt;keyword&gt;Biodiversity&lt;/keyword&gt;&lt;keyword&gt;Conservation&lt;/keyword&gt;&lt;keyword&gt;Sustainable development&lt;/keyword&gt;&lt;keyword&gt;Wildlife conservation&lt;/keyword&gt;&lt;/keywords&gt;&lt;dates&gt;&lt;year&gt;2020&lt;/year&gt;&lt;/dates&gt;&lt;pub-location&gt;Rome&lt;/pub-location&gt;&lt;publisher&gt;Food and Agriculture Organization (FAO) and  United Nations Environment Programme (UNEP)&lt;/publisher&gt;&lt;isbn&gt;0972-6721&lt;/isbn&gt;&lt;urls&gt;&lt;/urls&gt;&lt;electronic-resource-num&gt;https://doi.org/10.4060/ca8642en&lt;/electronic-resource-num&gt;&lt;/record&gt;&lt;/Cite&gt;&lt;/EndNote&gt;</w:instrText>
      </w:r>
      <w:r w:rsidR="00F57EEB" w:rsidRPr="00CD4C14">
        <w:rPr>
          <w:rFonts w:ascii="Times New Roman" w:hAnsi="Times New Roman" w:cs="Times New Roman"/>
          <w:noProof/>
          <w:sz w:val="24"/>
          <w:szCs w:val="24"/>
          <w:lang w:val="en-GB"/>
        </w:rPr>
        <w:fldChar w:fldCharType="separate"/>
      </w:r>
      <w:r w:rsidR="00F57EEB" w:rsidRPr="00CD4C14">
        <w:rPr>
          <w:rFonts w:ascii="Times New Roman" w:hAnsi="Times New Roman" w:cs="Times New Roman"/>
          <w:noProof/>
          <w:sz w:val="24"/>
          <w:szCs w:val="24"/>
          <w:lang w:val="en-GB"/>
        </w:rPr>
        <w:t>(</w:t>
      </w:r>
      <w:r w:rsidR="00C40C3C" w:rsidRPr="00CD4C14">
        <w:rPr>
          <w:rFonts w:ascii="Times New Roman" w:hAnsi="Times New Roman" w:cs="Times New Roman"/>
          <w:noProof/>
          <w:sz w:val="24"/>
          <w:szCs w:val="24"/>
          <w:lang w:val="en-GB"/>
        </w:rPr>
        <w:t>UNEP and FAO</w:t>
      </w:r>
      <w:r w:rsidR="00F57EEB" w:rsidRPr="00CD4C14">
        <w:rPr>
          <w:rFonts w:ascii="Times New Roman" w:hAnsi="Times New Roman" w:cs="Times New Roman"/>
          <w:noProof/>
          <w:sz w:val="24"/>
          <w:szCs w:val="24"/>
          <w:lang w:val="en-GB"/>
        </w:rPr>
        <w:t>, 2020)</w:t>
      </w:r>
      <w:r w:rsidR="00F57EEB" w:rsidRPr="00CD4C14">
        <w:rPr>
          <w:rFonts w:ascii="Times New Roman" w:hAnsi="Times New Roman" w:cs="Times New Roman"/>
          <w:noProof/>
          <w:sz w:val="24"/>
          <w:szCs w:val="24"/>
          <w:lang w:val="en-GB"/>
        </w:rPr>
        <w:fldChar w:fldCharType="end"/>
      </w:r>
      <w:r w:rsidR="00AE258B" w:rsidRPr="00CD4C14">
        <w:rPr>
          <w:rFonts w:ascii="Times New Roman" w:hAnsi="Times New Roman" w:cs="Times New Roman"/>
          <w:noProof/>
          <w:sz w:val="24"/>
          <w:szCs w:val="24"/>
          <w:lang w:val="en-GB"/>
        </w:rPr>
        <w:t>.</w:t>
      </w:r>
      <w:r w:rsidR="00E423EB"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Among the nations gifted with this vital resource, Colombia stands out as one of the most biodiverse countries per square kilometre, hosting nearly 10% of the world's species within its varied ecosystems</w:t>
      </w:r>
      <w:r w:rsidR="00EB1AA1" w:rsidRPr="00CD4C14">
        <w:rPr>
          <w:rFonts w:ascii="Times New Roman" w:hAnsi="Times New Roman" w:cs="Times New Roman"/>
          <w:sz w:val="24"/>
          <w:szCs w:val="24"/>
          <w:lang w:val="en-GB"/>
        </w:rPr>
        <w:t>, where nearly 1,900 species of birds, 67 mammals, and more than 130,000 plant species are found</w:t>
      </w:r>
      <w:r w:rsidR="00893DFC" w:rsidRPr="00CD4C14">
        <w:rPr>
          <w:rFonts w:ascii="Times New Roman" w:hAnsi="Times New Roman" w:cs="Times New Roman"/>
          <w:sz w:val="24"/>
          <w:szCs w:val="24"/>
          <w:lang w:val="en-GB"/>
        </w:rPr>
        <w:t xml:space="preserve"> </w:t>
      </w:r>
      <w:r w:rsidR="00893DFC" w:rsidRPr="00CD4C14">
        <w:rPr>
          <w:rFonts w:ascii="Times New Roman" w:hAnsi="Times New Roman" w:cs="Times New Roman"/>
          <w:sz w:val="24"/>
          <w:szCs w:val="24"/>
          <w:lang w:val="en-GB"/>
        </w:rPr>
        <w:fldChar w:fldCharType="begin"/>
      </w:r>
      <w:r w:rsidR="008E0974" w:rsidRPr="00CD4C14">
        <w:rPr>
          <w:rFonts w:ascii="Times New Roman" w:hAnsi="Times New Roman" w:cs="Times New Roman"/>
          <w:sz w:val="24"/>
          <w:szCs w:val="24"/>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CD4C14">
        <w:rPr>
          <w:rFonts w:ascii="Times New Roman" w:hAnsi="Times New Roman" w:cs="Times New Roman"/>
          <w:sz w:val="24"/>
          <w:szCs w:val="24"/>
          <w:lang w:val="en-GB"/>
        </w:rPr>
        <w:fldChar w:fldCharType="separate"/>
      </w:r>
      <w:r w:rsidR="00334B51" w:rsidRPr="00CD4C14">
        <w:rPr>
          <w:rFonts w:ascii="Times New Roman" w:hAnsi="Times New Roman" w:cs="Times New Roman"/>
          <w:noProof/>
          <w:sz w:val="24"/>
          <w:szCs w:val="24"/>
          <w:lang w:val="en-GB"/>
        </w:rPr>
        <w:t>(Procolombia, 2023)</w:t>
      </w:r>
      <w:r w:rsidR="00893DFC" w:rsidRPr="00CD4C14">
        <w:rPr>
          <w:rFonts w:ascii="Times New Roman" w:hAnsi="Times New Roman" w:cs="Times New Roman"/>
          <w:sz w:val="24"/>
          <w:szCs w:val="24"/>
          <w:lang w:val="en-GB"/>
        </w:rPr>
        <w:fldChar w:fldCharType="end"/>
      </w:r>
      <w:r w:rsidR="00EB1AA1"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 The Colombian Amazon, </w:t>
      </w:r>
      <w:r w:rsidR="00085EB6" w:rsidRPr="00CD4C14">
        <w:rPr>
          <w:rFonts w:ascii="Times New Roman" w:hAnsi="Times New Roman" w:cs="Times New Roman"/>
          <w:sz w:val="24"/>
          <w:szCs w:val="24"/>
          <w:lang w:val="en-GB"/>
        </w:rPr>
        <w:t>with a size of 483,119 km</w:t>
      </w:r>
      <w:r w:rsidR="00085EB6" w:rsidRPr="00CD4C14">
        <w:rPr>
          <w:rFonts w:ascii="Times New Roman" w:hAnsi="Times New Roman" w:cs="Times New Roman"/>
          <w:sz w:val="24"/>
          <w:szCs w:val="24"/>
          <w:vertAlign w:val="superscript"/>
          <w:lang w:val="en-GB"/>
        </w:rPr>
        <w:t>2</w:t>
      </w:r>
      <w:r w:rsidR="000361B3" w:rsidRPr="00CD4C14">
        <w:rPr>
          <w:rFonts w:ascii="Times New Roman" w:hAnsi="Times New Roman" w:cs="Times New Roman"/>
          <w:sz w:val="24"/>
          <w:szCs w:val="24"/>
          <w:lang w:val="en-GB"/>
        </w:rPr>
        <w:t xml:space="preserve"> and </w:t>
      </w:r>
      <w:r w:rsidR="000A531E" w:rsidRPr="00CD4C14">
        <w:rPr>
          <w:rFonts w:ascii="Times New Roman" w:hAnsi="Times New Roman" w:cs="Times New Roman"/>
          <w:sz w:val="24"/>
          <w:szCs w:val="24"/>
          <w:lang w:val="en-GB"/>
        </w:rPr>
        <w:t xml:space="preserve">covering </w:t>
      </w:r>
      <w:r w:rsidRPr="00CD4C14">
        <w:rPr>
          <w:rFonts w:ascii="Times New Roman" w:hAnsi="Times New Roman" w:cs="Times New Roman"/>
          <w:sz w:val="24"/>
          <w:szCs w:val="24"/>
          <w:lang w:val="en-GB"/>
        </w:rPr>
        <w:t>42% of the national territory, is a cornerstone of this natural heritage, containing an extraordinary wealth of life, and serving as the ancestral home for numerous Indigenous communities</w:t>
      </w:r>
      <w:r w:rsidR="00460D8E" w:rsidRPr="00CD4C14">
        <w:rPr>
          <w:rFonts w:ascii="Times New Roman" w:hAnsi="Times New Roman" w:cs="Times New Roman"/>
          <w:sz w:val="24"/>
          <w:szCs w:val="24"/>
          <w:lang w:val="en-GB"/>
        </w:rPr>
        <w:t xml:space="preserve"> </w:t>
      </w:r>
      <w:r w:rsidR="008E0974" w:rsidRPr="00CD4C14">
        <w:rPr>
          <w:rFonts w:ascii="Times New Roman" w:hAnsi="Times New Roman" w:cs="Times New Roman"/>
          <w:sz w:val="24"/>
          <w:szCs w:val="24"/>
          <w:lang w:val="en-GB"/>
        </w:rPr>
        <w:fldChar w:fldCharType="begin"/>
      </w:r>
      <w:r w:rsidR="00E27604" w:rsidRPr="00CD4C14">
        <w:rPr>
          <w:rFonts w:ascii="Times New Roman" w:hAnsi="Times New Roman" w:cs="Times New Roman"/>
          <w:sz w:val="24"/>
          <w:szCs w:val="24"/>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CD4C14">
        <w:rPr>
          <w:rFonts w:ascii="Times New Roman" w:hAnsi="Times New Roman" w:cs="Times New Roman"/>
          <w:sz w:val="24"/>
          <w:szCs w:val="24"/>
          <w:lang w:val="en-GB"/>
        </w:rPr>
        <w:fldChar w:fldCharType="separate"/>
      </w:r>
      <w:r w:rsidR="00872298" w:rsidRPr="00CD4C14">
        <w:rPr>
          <w:rFonts w:ascii="Times New Roman" w:hAnsi="Times New Roman" w:cs="Times New Roman"/>
          <w:noProof/>
          <w:sz w:val="24"/>
          <w:szCs w:val="24"/>
          <w:lang w:val="en-GB"/>
        </w:rPr>
        <w:t>(SIAT, 2023)</w:t>
      </w:r>
      <w:r w:rsidR="008E0974" w:rsidRPr="00CD4C14">
        <w:rPr>
          <w:rFonts w:ascii="Times New Roman" w:hAnsi="Times New Roman" w:cs="Times New Roman"/>
          <w:sz w:val="24"/>
          <w:szCs w:val="24"/>
          <w:lang w:val="en-GB"/>
        </w:rPr>
        <w:fldChar w:fldCharType="end"/>
      </w:r>
      <w:r w:rsidR="00460D8E" w:rsidRPr="00CD4C14">
        <w:rPr>
          <w:rFonts w:ascii="Times New Roman" w:hAnsi="Times New Roman" w:cs="Times New Roman"/>
          <w:sz w:val="24"/>
          <w:szCs w:val="24"/>
          <w:lang w:val="en-GB"/>
        </w:rPr>
        <w:t>.</w:t>
      </w:r>
    </w:p>
    <w:p w14:paraId="3E479522" w14:textId="3BA89662"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Despite their</w:t>
      </w:r>
      <w:r w:rsidR="00E331C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ecological and cultural significance, these forests are under severe and escalating threat. According to data from Colombia's Institute of Hydrology, Meteorology and Environmental Studies </w:t>
      </w:r>
      <w:r w:rsidR="005A71D1"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sidRPr="00CD4C14">
        <w:rPr>
          <w:rFonts w:ascii="Times New Roman" w:hAnsi="Times New Roman" w:cs="Times New Roman"/>
          <w:sz w:val="24"/>
          <w:szCs w:val="24"/>
          <w:lang w:val="en-GB"/>
        </w:rPr>
        <w:fldChar w:fldCharType="separate"/>
      </w:r>
      <w:r w:rsidR="005A71D1" w:rsidRPr="00CD4C14">
        <w:rPr>
          <w:rFonts w:ascii="Times New Roman" w:hAnsi="Times New Roman" w:cs="Times New Roman"/>
          <w:noProof/>
          <w:sz w:val="24"/>
          <w:szCs w:val="24"/>
          <w:lang w:val="en-GB"/>
        </w:rPr>
        <w:t>(IDEAM, 2024)</w:t>
      </w:r>
      <w:r w:rsidR="005A71D1" w:rsidRPr="00CD4C14">
        <w:rPr>
          <w:rFonts w:ascii="Times New Roman" w:hAnsi="Times New Roman" w:cs="Times New Roman"/>
          <w:sz w:val="24"/>
          <w:szCs w:val="24"/>
          <w:lang w:val="en-GB"/>
        </w:rPr>
        <w:fldChar w:fldCharType="end"/>
      </w:r>
      <w:r w:rsidR="005A71D1"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the nation has been grappling with alarming deforestation rates, with </w:t>
      </w:r>
      <w:r w:rsidR="002260D1" w:rsidRPr="00CD4C14">
        <w:rPr>
          <w:rFonts w:ascii="Times New Roman" w:hAnsi="Times New Roman" w:cs="Times New Roman"/>
          <w:sz w:val="24"/>
          <w:szCs w:val="24"/>
          <w:lang w:val="en-GB"/>
        </w:rPr>
        <w:t>123,517</w:t>
      </w:r>
      <w:r w:rsidRPr="00CD4C14">
        <w:rPr>
          <w:rFonts w:ascii="Times New Roman" w:hAnsi="Times New Roman" w:cs="Times New Roman"/>
          <w:sz w:val="24"/>
          <w:szCs w:val="24"/>
          <w:lang w:val="en-GB"/>
        </w:rPr>
        <w:t xml:space="preserve"> hectares lost in 202</w:t>
      </w:r>
      <w:r w:rsidR="00593AB3" w:rsidRPr="00CD4C14">
        <w:rPr>
          <w:rFonts w:ascii="Times New Roman" w:hAnsi="Times New Roman" w:cs="Times New Roman"/>
          <w:sz w:val="24"/>
          <w:szCs w:val="24"/>
          <w:lang w:val="en-GB"/>
        </w:rPr>
        <w:t>2</w:t>
      </w:r>
      <w:r w:rsidRPr="00CD4C14">
        <w:rPr>
          <w:rFonts w:ascii="Times New Roman" w:hAnsi="Times New Roman" w:cs="Times New Roman"/>
          <w:sz w:val="24"/>
          <w:szCs w:val="24"/>
          <w:lang w:val="en-GB"/>
        </w:rPr>
        <w:t xml:space="preserve"> alone</w:t>
      </w:r>
      <w:r w:rsidR="005679DE" w:rsidRPr="00CD4C14">
        <w:rPr>
          <w:rFonts w:ascii="Times New Roman" w:hAnsi="Times New Roman" w:cs="Times New Roman"/>
          <w:sz w:val="24"/>
          <w:szCs w:val="24"/>
          <w:lang w:val="en-GB"/>
        </w:rPr>
        <w:t xml:space="preserve">, an area roughly equivalent to the size of Los Angeles or 1,200 </w:t>
      </w:r>
      <w:commentRangeStart w:id="4"/>
      <w:r w:rsidR="007169D9" w:rsidRPr="00CD4C14">
        <w:rPr>
          <w:rFonts w:ascii="Times New Roman" w:hAnsi="Times New Roman" w:cs="Times New Roman"/>
          <w:sz w:val="24"/>
          <w:szCs w:val="24"/>
          <w:lang w:val="en-GB"/>
        </w:rPr>
        <w:t>km</w:t>
      </w:r>
      <w:r w:rsidR="007169D9" w:rsidRPr="00CD4C14">
        <w:rPr>
          <w:rFonts w:ascii="Times New Roman" w:hAnsi="Times New Roman" w:cs="Times New Roman"/>
          <w:sz w:val="24"/>
          <w:szCs w:val="24"/>
          <w:vertAlign w:val="superscript"/>
          <w:lang w:val="en-GB"/>
          <w:rPrChange w:id="5" w:author="David Schultz" w:date="2025-08-19T11:44:00Z" w16du:dateUtc="2025-08-19T10:44:00Z">
            <w:rPr>
              <w:rFonts w:ascii="Times New Roman" w:hAnsi="Times New Roman" w:cs="Times New Roman"/>
              <w:lang w:val="en-GB"/>
            </w:rPr>
          </w:rPrChange>
        </w:rPr>
        <w:t>2</w:t>
      </w:r>
      <w:commentRangeEnd w:id="4"/>
      <w:r w:rsidR="007169D9" w:rsidRPr="00CD4C14">
        <w:rPr>
          <w:rStyle w:val="CommentReference"/>
          <w:sz w:val="24"/>
          <w:szCs w:val="24"/>
          <w:lang w:val="en-GB"/>
        </w:rPr>
        <w:commentReference w:id="4"/>
      </w:r>
      <w:r w:rsidR="0096631A"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CD4C14">
        <w:rPr>
          <w:rFonts w:ascii="Times New Roman" w:hAnsi="Times New Roman" w:cs="Times New Roman"/>
          <w:sz w:val="24"/>
          <w:szCs w:val="24"/>
          <w:lang w:val="en-GB"/>
        </w:rPr>
        <w:t xml:space="preserve"> </w:t>
      </w:r>
      <w:r w:rsidR="00A54765" w:rsidRPr="00CD4C14">
        <w:rPr>
          <w:rFonts w:ascii="Times New Roman" w:hAnsi="Times New Roman" w:cs="Times New Roman"/>
          <w:sz w:val="24"/>
          <w:szCs w:val="24"/>
          <w:lang w:val="en-GB"/>
        </w:rPr>
        <w:fldChar w:fldCharType="begin"/>
      </w:r>
      <w:r w:rsidR="00722D1F" w:rsidRPr="00CD4C14">
        <w:rPr>
          <w:rFonts w:ascii="Times New Roman" w:hAnsi="Times New Roman" w:cs="Times New Roman"/>
          <w:sz w:val="24"/>
          <w:szCs w:val="24"/>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CD4C14">
        <w:rPr>
          <w:rFonts w:ascii="Times New Roman" w:hAnsi="Times New Roman" w:cs="Times New Roman"/>
          <w:sz w:val="24"/>
          <w:szCs w:val="24"/>
          <w:lang w:val="en-GB"/>
        </w:rPr>
        <w:fldChar w:fldCharType="separate"/>
      </w:r>
      <w:r w:rsidR="00A54765" w:rsidRPr="00CD4C14">
        <w:rPr>
          <w:rFonts w:ascii="Times New Roman" w:hAnsi="Times New Roman" w:cs="Times New Roman"/>
          <w:noProof/>
          <w:sz w:val="24"/>
          <w:szCs w:val="24"/>
          <w:lang w:val="en-GB"/>
        </w:rPr>
        <w:t>(Molina, 2024)</w:t>
      </w:r>
      <w:r w:rsidR="00A54765"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Effective and timely monitoring of these vast and often inaccessible regions is therefore not just a national priority but a global imperative</w:t>
      </w:r>
      <w:r w:rsidR="00B4587E" w:rsidRPr="00CD4C14">
        <w:rPr>
          <w:rFonts w:ascii="Times New Roman" w:hAnsi="Times New Roman" w:cs="Times New Roman"/>
          <w:sz w:val="24"/>
          <w:szCs w:val="24"/>
          <w:lang w:val="en-GB"/>
        </w:rPr>
        <w:t>.</w:t>
      </w:r>
    </w:p>
    <w:p w14:paraId="5B3107F3" w14:textId="4685E292"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conventional approach to forest monitoring, reliant on </w:t>
      </w:r>
      <w:r w:rsidR="00136A6D" w:rsidRPr="00CD4C14">
        <w:rPr>
          <w:rFonts w:ascii="Times New Roman" w:hAnsi="Times New Roman" w:cs="Times New Roman"/>
          <w:sz w:val="24"/>
          <w:szCs w:val="24"/>
          <w:lang w:val="en-GB"/>
        </w:rPr>
        <w:t xml:space="preserve">map </w:t>
      </w:r>
      <w:r w:rsidR="004D2B58" w:rsidRPr="00CD4C14">
        <w:rPr>
          <w:rFonts w:ascii="Times New Roman" w:hAnsi="Times New Roman" w:cs="Times New Roman"/>
          <w:sz w:val="24"/>
          <w:szCs w:val="24"/>
          <w:lang w:val="en-GB"/>
        </w:rPr>
        <w:t xml:space="preserve">interpretation, </w:t>
      </w:r>
      <w:r w:rsidRPr="00CD4C14">
        <w:rPr>
          <w:rFonts w:ascii="Times New Roman" w:hAnsi="Times New Roman" w:cs="Times New Roman"/>
          <w:sz w:val="24"/>
          <w:szCs w:val="24"/>
          <w:lang w:val="en-GB"/>
        </w:rPr>
        <w:t>manual ground surveys</w:t>
      </w:r>
      <w:r w:rsidR="004D2B58" w:rsidRPr="00CD4C14">
        <w:rPr>
          <w:rFonts w:ascii="Times New Roman" w:hAnsi="Times New Roman" w:cs="Times New Roman"/>
          <w:sz w:val="24"/>
          <w:szCs w:val="24"/>
          <w:lang w:val="en-GB"/>
        </w:rPr>
        <w:t xml:space="preserve"> and ancillary data analysis</w:t>
      </w:r>
      <w:r w:rsidRPr="00CD4C14">
        <w:rPr>
          <w:rFonts w:ascii="Times New Roman" w:hAnsi="Times New Roman" w:cs="Times New Roman"/>
          <w:sz w:val="24"/>
          <w:szCs w:val="24"/>
          <w:lang w:val="en-GB"/>
        </w:rPr>
        <w:t xml:space="preserve">, </w:t>
      </w:r>
      <w:r w:rsidR="00F11C69" w:rsidRPr="00CD4C14">
        <w:rPr>
          <w:rFonts w:ascii="Times New Roman" w:hAnsi="Times New Roman" w:cs="Times New Roman"/>
          <w:sz w:val="24"/>
          <w:szCs w:val="24"/>
          <w:lang w:val="en-GB"/>
        </w:rPr>
        <w:t>is</w:t>
      </w:r>
      <w:r w:rsidR="004D2B5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incapable of addressing the scale and urgency of this crisis</w:t>
      </w:r>
      <w:r w:rsidR="002958DC"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 Such methods are labour-intensive, </w:t>
      </w:r>
      <w:r w:rsidR="00A11723" w:rsidRPr="00CD4C14">
        <w:rPr>
          <w:rFonts w:ascii="Times New Roman" w:hAnsi="Times New Roman" w:cs="Times New Roman"/>
          <w:sz w:val="24"/>
          <w:szCs w:val="24"/>
          <w:lang w:val="en-GB"/>
        </w:rPr>
        <w:t xml:space="preserve">and </w:t>
      </w:r>
      <w:r w:rsidRPr="00CD4C14">
        <w:rPr>
          <w:rFonts w:ascii="Times New Roman" w:hAnsi="Times New Roman" w:cs="Times New Roman"/>
          <w:sz w:val="24"/>
          <w:szCs w:val="24"/>
          <w:lang w:val="en-GB"/>
        </w:rPr>
        <w:t xml:space="preserve">prohibitively expensive </w:t>
      </w:r>
      <w:r w:rsidR="00AA0B60" w:rsidRPr="00CD4C14">
        <w:rPr>
          <w:rFonts w:ascii="Times New Roman" w:hAnsi="Times New Roman" w:cs="Times New Roman"/>
          <w:sz w:val="24"/>
          <w:szCs w:val="24"/>
          <w:lang w:val="en-GB"/>
        </w:rPr>
        <w:t>(Alshehri et al. 2024</w:t>
      </w:r>
      <w:r w:rsidR="003D4737" w:rsidRPr="00CD4C14">
        <w:rPr>
          <w:rFonts w:ascii="Times New Roman" w:hAnsi="Times New Roman" w:cs="Times New Roman"/>
          <w:sz w:val="24"/>
          <w:szCs w:val="24"/>
          <w:lang w:val="en-GB"/>
        </w:rPr>
        <w:t>)</w:t>
      </w:r>
      <w:r w:rsidR="000C606B" w:rsidRPr="00CD4C14">
        <w:rPr>
          <w:rFonts w:ascii="Times New Roman" w:hAnsi="Times New Roman" w:cs="Times New Roman"/>
          <w:sz w:val="24"/>
          <w:szCs w:val="24"/>
          <w:lang w:val="en-GB"/>
        </w:rPr>
        <w:t>.</w:t>
      </w:r>
      <w:r w:rsidR="002537A0"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In response, the scientific and conservation communities have turned to remote sensing</w:t>
      </w:r>
      <w:r w:rsidR="00DE7E1A" w:rsidRPr="00CD4C14">
        <w:rPr>
          <w:rFonts w:ascii="Times New Roman" w:hAnsi="Times New Roman" w:cs="Times New Roman"/>
          <w:sz w:val="24"/>
          <w:szCs w:val="24"/>
          <w:lang w:val="en-GB"/>
        </w:rPr>
        <w:t>,</w:t>
      </w:r>
      <w:r w:rsidR="00B611B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using satellite imagery to observe and quantify land cover change across broad </w:t>
      </w:r>
      <w:r w:rsidR="0052752D" w:rsidRPr="00CD4C14">
        <w:rPr>
          <w:rFonts w:ascii="Times New Roman" w:hAnsi="Times New Roman" w:cs="Times New Roman"/>
          <w:sz w:val="24"/>
          <w:szCs w:val="24"/>
          <w:lang w:val="en-GB"/>
        </w:rPr>
        <w:t xml:space="preserve">regions </w:t>
      </w:r>
      <w:r w:rsidR="00722D1F" w:rsidRPr="00CD4C14">
        <w:rPr>
          <w:rFonts w:ascii="Times New Roman" w:hAnsi="Times New Roman" w:cs="Times New Roman"/>
          <w:sz w:val="24"/>
          <w:szCs w:val="24"/>
          <w:lang w:val="en-GB"/>
        </w:rPr>
        <w:fldChar w:fldCharType="begin"/>
      </w:r>
      <w:r w:rsidR="008C386E" w:rsidRPr="00CD4C14">
        <w:rPr>
          <w:rFonts w:ascii="Times New Roman" w:hAnsi="Times New Roman" w:cs="Times New Roman"/>
          <w:sz w:val="24"/>
          <w:szCs w:val="24"/>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CD4C14">
        <w:rPr>
          <w:rFonts w:ascii="Times New Roman" w:hAnsi="Times New Roman" w:cs="Times New Roman"/>
          <w:sz w:val="24"/>
          <w:szCs w:val="24"/>
          <w:lang w:val="en-GB"/>
        </w:rPr>
        <w:fldChar w:fldCharType="separate"/>
      </w:r>
      <w:r w:rsidR="00722D1F" w:rsidRPr="00CD4C14">
        <w:rPr>
          <w:rFonts w:ascii="Times New Roman" w:hAnsi="Times New Roman" w:cs="Times New Roman"/>
          <w:noProof/>
          <w:sz w:val="24"/>
          <w:szCs w:val="24"/>
          <w:lang w:val="en-GB"/>
        </w:rPr>
        <w:t>(James, 2025)</w:t>
      </w:r>
      <w:r w:rsidR="00722D1F" w:rsidRPr="00CD4C14">
        <w:rPr>
          <w:rFonts w:ascii="Times New Roman" w:hAnsi="Times New Roman" w:cs="Times New Roman"/>
          <w:sz w:val="24"/>
          <w:szCs w:val="24"/>
          <w:lang w:val="en-GB"/>
        </w:rPr>
        <w:fldChar w:fldCharType="end"/>
      </w:r>
      <w:r w:rsidR="00722D1F"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The paradigm shifted in 2008 when the entire Landsat archive was made available to the public at no cost, a move that unleashed the potential</w:t>
      </w:r>
      <w:r w:rsidR="00AA2F0B"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of the data for science and monitoring</w:t>
      </w:r>
      <w:r w:rsidR="00F37D94" w:rsidRPr="00CD4C14">
        <w:rPr>
          <w:rFonts w:ascii="Times New Roman" w:hAnsi="Times New Roman" w:cs="Times New Roman"/>
          <w:sz w:val="24"/>
          <w:szCs w:val="24"/>
          <w:lang w:val="en-GB"/>
        </w:rPr>
        <w:t xml:space="preserve"> </w:t>
      </w:r>
      <w:r w:rsidR="00F37D94"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CD4C14">
        <w:rPr>
          <w:rFonts w:ascii="Times New Roman" w:hAnsi="Times New Roman" w:cs="Times New Roman"/>
          <w:sz w:val="24"/>
          <w:szCs w:val="24"/>
          <w:lang w:val="en-GB"/>
        </w:rPr>
        <w:fldChar w:fldCharType="separate"/>
      </w:r>
      <w:r w:rsidR="00F37D94" w:rsidRPr="00CD4C14">
        <w:rPr>
          <w:rFonts w:ascii="Times New Roman" w:hAnsi="Times New Roman" w:cs="Times New Roman"/>
          <w:noProof/>
          <w:sz w:val="24"/>
          <w:szCs w:val="24"/>
          <w:lang w:val="en-GB"/>
        </w:rPr>
        <w:t>(Wulder et al., 2016)</w:t>
      </w:r>
      <w:r w:rsidR="00F37D94" w:rsidRPr="00CD4C14">
        <w:rPr>
          <w:rFonts w:ascii="Times New Roman" w:hAnsi="Times New Roman" w:cs="Times New Roman"/>
          <w:sz w:val="24"/>
          <w:szCs w:val="24"/>
          <w:lang w:val="en-GB"/>
        </w:rPr>
        <w:fldChar w:fldCharType="end"/>
      </w:r>
      <w:r w:rsidR="00F37D94" w:rsidRPr="00CD4C14">
        <w:rPr>
          <w:rFonts w:ascii="Times New Roman" w:hAnsi="Times New Roman" w:cs="Times New Roman"/>
          <w:sz w:val="24"/>
          <w:szCs w:val="24"/>
          <w:lang w:val="en-GB"/>
        </w:rPr>
        <w:t>.</w:t>
      </w:r>
      <w:r w:rsidR="00AA2F0B"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This was complemented by the Copernicus programme's Sentinel satellites, which were designed specifically to provide systematic, operational data for services like environmental protection</w:t>
      </w:r>
      <w:r w:rsidR="00D95992" w:rsidRPr="00CD4C14">
        <w:rPr>
          <w:rFonts w:ascii="Times New Roman" w:hAnsi="Times New Roman" w:cs="Times New Roman"/>
          <w:sz w:val="24"/>
          <w:szCs w:val="24"/>
          <w:lang w:val="en-GB"/>
        </w:rPr>
        <w:t xml:space="preserve">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(Drusch et al., 2012)</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w:t>
      </w:r>
      <w:r w:rsidR="00AD019E" w:rsidRPr="00CD4C14">
        <w:rPr>
          <w:rFonts w:ascii="Times New Roman" w:hAnsi="Times New Roman" w:cs="Times New Roman"/>
          <w:sz w:val="24"/>
          <w:szCs w:val="24"/>
          <w:lang w:val="en-GB"/>
        </w:rPr>
        <w:t xml:space="preserve"> The resulting petabyte-scale archives necessitated new cloud-based platforms like Google Earth Engine to make analysis possible</w:t>
      </w:r>
      <w:r w:rsidR="00D95992" w:rsidRPr="00CD4C14">
        <w:rPr>
          <w:rFonts w:ascii="Times New Roman" w:hAnsi="Times New Roman" w:cs="Times New Roman"/>
          <w:sz w:val="24"/>
          <w:szCs w:val="24"/>
          <w:lang w:val="en-GB"/>
        </w:rPr>
        <w:t xml:space="preserve">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(Gorelick et al., 2017)</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Consequently, this data now underpins</w:t>
      </w:r>
      <w:r w:rsidR="002F5B5C"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 xml:space="preserve">global-scale research, from mapping worldwide deforestation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(Hansen et al., 2013)</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 xml:space="preserve">to tracking long-term changes in </w:t>
      </w:r>
      <w:r w:rsidR="00AD019E" w:rsidRPr="00CD4C14">
        <w:rPr>
          <w:rFonts w:ascii="Times New Roman" w:hAnsi="Times New Roman" w:cs="Times New Roman"/>
          <w:sz w:val="24"/>
          <w:szCs w:val="24"/>
          <w:lang w:val="en-GB"/>
        </w:rPr>
        <w:lastRenderedPageBreak/>
        <w:t xml:space="preserve">surface water </w:t>
      </w:r>
      <w:r w:rsidR="00D95992" w:rsidRPr="00CD4C14">
        <w:rPr>
          <w:rFonts w:ascii="Times New Roman" w:hAnsi="Times New Roman" w:cs="Times New Roman"/>
          <w:sz w:val="24"/>
          <w:szCs w:val="24"/>
          <w:lang w:val="en-GB"/>
        </w:rPr>
        <w:fldChar w:fldCharType="begin"/>
      </w:r>
      <w:r w:rsidR="00EB7F0C" w:rsidRPr="00CD4C14">
        <w:rPr>
          <w:rFonts w:ascii="Times New Roman" w:hAnsi="Times New Roman" w:cs="Times New Roman"/>
          <w:sz w:val="24"/>
          <w:szCs w:val="24"/>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CD4C14">
        <w:rPr>
          <w:rFonts w:ascii="Times New Roman" w:hAnsi="Times New Roman" w:cs="Times New Roman"/>
          <w:sz w:val="24"/>
          <w:szCs w:val="24"/>
          <w:lang w:val="en-GB"/>
        </w:rPr>
        <w:fldChar w:fldCharType="separate"/>
      </w:r>
      <w:r w:rsidR="00D95992" w:rsidRPr="00CD4C14">
        <w:rPr>
          <w:rFonts w:ascii="Times New Roman" w:hAnsi="Times New Roman" w:cs="Times New Roman"/>
          <w:noProof/>
          <w:sz w:val="24"/>
          <w:szCs w:val="24"/>
          <w:lang w:val="en-GB"/>
        </w:rPr>
        <w:t>(Pekel et al., 2016)</w:t>
      </w:r>
      <w:r w:rsidR="00D95992" w:rsidRPr="00CD4C14">
        <w:rPr>
          <w:rFonts w:ascii="Times New Roman" w:hAnsi="Times New Roman" w:cs="Times New Roman"/>
          <w:sz w:val="24"/>
          <w:szCs w:val="24"/>
          <w:lang w:val="en-GB"/>
        </w:rPr>
        <w:fldChar w:fldCharType="end"/>
      </w:r>
      <w:r w:rsidR="00D95992" w:rsidRPr="00CD4C14">
        <w:rPr>
          <w:rFonts w:ascii="Times New Roman" w:hAnsi="Times New Roman" w:cs="Times New Roman"/>
          <w:sz w:val="24"/>
          <w:szCs w:val="24"/>
          <w:lang w:val="en-GB"/>
        </w:rPr>
        <w:t xml:space="preserve">, </w:t>
      </w:r>
      <w:r w:rsidR="00AD019E" w:rsidRPr="00CD4C14">
        <w:rPr>
          <w:rFonts w:ascii="Times New Roman" w:hAnsi="Times New Roman" w:cs="Times New Roman"/>
          <w:sz w:val="24"/>
          <w:szCs w:val="24"/>
          <w:lang w:val="en-GB"/>
        </w:rPr>
        <w:t>solidifying its role as an essential tool for understanding our planet.</w:t>
      </w:r>
    </w:p>
    <w:p w14:paraId="560841FE" w14:textId="086DB57E" w:rsidR="00027964"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However, the availability of data is only one part of the </w:t>
      </w:r>
      <w:r w:rsidR="001C5D85" w:rsidRPr="00CD4C14">
        <w:rPr>
          <w:rFonts w:ascii="Times New Roman" w:hAnsi="Times New Roman" w:cs="Times New Roman"/>
          <w:sz w:val="24"/>
          <w:szCs w:val="24"/>
          <w:lang w:val="en-GB"/>
        </w:rPr>
        <w:t>problem</w:t>
      </w:r>
      <w:r w:rsidR="008333A7" w:rsidRPr="00CD4C14">
        <w:rPr>
          <w:rFonts w:ascii="Times New Roman" w:hAnsi="Times New Roman" w:cs="Times New Roman"/>
          <w:sz w:val="24"/>
          <w:szCs w:val="24"/>
          <w:lang w:val="en-GB"/>
        </w:rPr>
        <w:t>. T</w:t>
      </w:r>
      <w:r w:rsidRPr="00CD4C14">
        <w:rPr>
          <w:rFonts w:ascii="Times New Roman" w:hAnsi="Times New Roman" w:cs="Times New Roman"/>
          <w:sz w:val="24"/>
          <w:szCs w:val="24"/>
          <w:lang w:val="en-GB"/>
        </w:rPr>
        <w:t xml:space="preserve">he primary </w:t>
      </w:r>
      <w:r w:rsidR="008333A7" w:rsidRPr="00CD4C14">
        <w:rPr>
          <w:rFonts w:ascii="Times New Roman" w:hAnsi="Times New Roman" w:cs="Times New Roman"/>
          <w:sz w:val="24"/>
          <w:szCs w:val="24"/>
          <w:lang w:val="en-GB"/>
        </w:rPr>
        <w:t xml:space="preserve">problem </w:t>
      </w:r>
      <w:r w:rsidRPr="00CD4C14">
        <w:rPr>
          <w:rFonts w:ascii="Times New Roman" w:hAnsi="Times New Roman" w:cs="Times New Roman"/>
          <w:sz w:val="24"/>
          <w:szCs w:val="24"/>
          <w:lang w:val="en-GB"/>
        </w:rPr>
        <w:t>lies in its interpretation. Early remote</w:t>
      </w:r>
      <w:r w:rsidR="00107CE4"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sensing techniques often relied on pixel-based analyses of spectral indices like the Normalized Difference Vegetation Index (NDVI) to assess vegetation health</w:t>
      </w:r>
      <w:r w:rsidR="00153C77" w:rsidRPr="00CD4C14">
        <w:rPr>
          <w:rFonts w:ascii="Times New Roman" w:hAnsi="Times New Roman" w:cs="Times New Roman"/>
          <w:sz w:val="24"/>
          <w:szCs w:val="24"/>
          <w:lang w:val="en-GB"/>
        </w:rPr>
        <w:t xml:space="preserve"> </w:t>
      </w:r>
      <w:r w:rsidR="00153C77" w:rsidRPr="00CD4C14">
        <w:rPr>
          <w:rFonts w:ascii="Times New Roman" w:hAnsi="Times New Roman" w:cs="Times New Roman"/>
          <w:sz w:val="24"/>
          <w:szCs w:val="24"/>
          <w:lang w:val="en-GB"/>
        </w:rPr>
        <w:fldChar w:fldCharType="begin"/>
      </w:r>
      <w:r w:rsidR="008C386E" w:rsidRPr="00CD4C14">
        <w:rPr>
          <w:rFonts w:ascii="Times New Roman" w:hAnsi="Times New Roman" w:cs="Times New Roman"/>
          <w:sz w:val="24"/>
          <w:szCs w:val="24"/>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CD4C14">
        <w:rPr>
          <w:rFonts w:ascii="Times New Roman" w:hAnsi="Times New Roman" w:cs="Times New Roman"/>
          <w:sz w:val="24"/>
          <w:szCs w:val="24"/>
          <w:lang w:val="en-GB"/>
        </w:rPr>
        <w:fldChar w:fldCharType="separate"/>
      </w:r>
      <w:r w:rsidR="00153C77" w:rsidRPr="00CD4C14">
        <w:rPr>
          <w:rFonts w:ascii="Times New Roman" w:hAnsi="Times New Roman" w:cs="Times New Roman"/>
          <w:noProof/>
          <w:sz w:val="24"/>
          <w:szCs w:val="24"/>
          <w:lang w:val="en-GB"/>
        </w:rPr>
        <w:t>(James, 2025)</w:t>
      </w:r>
      <w:r w:rsidR="00153C77" w:rsidRPr="00CD4C14">
        <w:rPr>
          <w:rFonts w:ascii="Times New Roman" w:hAnsi="Times New Roman" w:cs="Times New Roman"/>
          <w:sz w:val="24"/>
          <w:szCs w:val="24"/>
          <w:lang w:val="en-GB"/>
        </w:rPr>
        <w:fldChar w:fldCharType="end"/>
      </w:r>
      <w:r w:rsidR="00B552BF" w:rsidRPr="00CD4C14">
        <w:rPr>
          <w:rFonts w:ascii="Times New Roman" w:hAnsi="Times New Roman" w:cs="Times New Roman"/>
          <w:sz w:val="24"/>
          <w:szCs w:val="24"/>
          <w:lang w:val="en-GB"/>
        </w:rPr>
        <w:t xml:space="preserve">. </w:t>
      </w:r>
      <w:r w:rsidR="00071E43" w:rsidRPr="00CD4C14">
        <w:rPr>
          <w:rFonts w:ascii="Times New Roman" w:hAnsi="Times New Roman" w:cs="Times New Roman"/>
          <w:sz w:val="24"/>
          <w:szCs w:val="24"/>
          <w:lang w:val="en-GB"/>
        </w:rPr>
        <w:t xml:space="preserve">While useful for assessing vegetation health, these pixel-based indices are fundamentally limited. Their spectral calculations are easily distorted by atmospheric effects like haze and aerosols, which can make a healthy forest appear less vigorous </w:t>
      </w:r>
      <w:r w:rsidR="00EB7F0C" w:rsidRPr="00CD4C14">
        <w:rPr>
          <w:rFonts w:ascii="Times New Roman" w:hAnsi="Times New Roman" w:cs="Times New Roman"/>
          <w:sz w:val="24"/>
          <w:szCs w:val="24"/>
          <w:lang w:val="en-GB"/>
        </w:rPr>
        <w:fldChar w:fldCharType="begin"/>
      </w:r>
      <w:r w:rsidR="002E1D64" w:rsidRPr="00CD4C14">
        <w:rPr>
          <w:rFonts w:ascii="Times New Roman" w:hAnsi="Times New Roman" w:cs="Times New Roman"/>
          <w:sz w:val="24"/>
          <w:szCs w:val="24"/>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CD4C14">
        <w:rPr>
          <w:rFonts w:ascii="Times New Roman" w:hAnsi="Times New Roman" w:cs="Times New Roman"/>
          <w:sz w:val="24"/>
          <w:szCs w:val="24"/>
          <w:lang w:val="en-GB"/>
        </w:rPr>
        <w:fldChar w:fldCharType="separate"/>
      </w:r>
      <w:r w:rsidR="00EB7F0C" w:rsidRPr="00CD4C14">
        <w:rPr>
          <w:rFonts w:ascii="Times New Roman" w:hAnsi="Times New Roman" w:cs="Times New Roman"/>
          <w:noProof/>
          <w:sz w:val="24"/>
          <w:szCs w:val="24"/>
          <w:lang w:val="en-GB"/>
        </w:rPr>
        <w:t>(Rech, 2023)</w:t>
      </w:r>
      <w:r w:rsidR="00EB7F0C" w:rsidRPr="00CD4C14">
        <w:rPr>
          <w:rFonts w:ascii="Times New Roman" w:hAnsi="Times New Roman" w:cs="Times New Roman"/>
          <w:sz w:val="24"/>
          <w:szCs w:val="24"/>
          <w:lang w:val="en-GB"/>
        </w:rPr>
        <w:fldChar w:fldCharType="end"/>
      </w:r>
      <w:r w:rsidR="00EB7F0C" w:rsidRPr="00CD4C14">
        <w:rPr>
          <w:rFonts w:ascii="Times New Roman" w:hAnsi="Times New Roman" w:cs="Times New Roman"/>
          <w:sz w:val="24"/>
          <w:szCs w:val="24"/>
          <w:lang w:val="en-GB"/>
        </w:rPr>
        <w:t xml:space="preserve">. </w:t>
      </w:r>
      <w:r w:rsidR="009C4B09" w:rsidRPr="00CD4C14">
        <w:rPr>
          <w:rFonts w:ascii="Times New Roman" w:hAnsi="Times New Roman" w:cs="Times New Roman"/>
          <w:sz w:val="24"/>
          <w:szCs w:val="24"/>
          <w:lang w:val="en-GB"/>
        </w:rPr>
        <w:t>Furthermore, as they analyse each pixel in isolation, they cannot leverage spatial context, often leading to misclassifications</w:t>
      </w:r>
      <w:r w:rsidR="00496751" w:rsidRPr="00CD4C14">
        <w:rPr>
          <w:rFonts w:ascii="Times New Roman" w:hAnsi="Times New Roman" w:cs="Times New Roman"/>
          <w:sz w:val="24"/>
          <w:szCs w:val="24"/>
          <w:lang w:val="en-GB"/>
        </w:rPr>
        <w:t>, such as confusing a patch of dark, moist soil with the shaded canopy of a dense forest.</w:t>
      </w:r>
      <w:r w:rsidR="009C4B09" w:rsidRPr="00CD4C14">
        <w:rPr>
          <w:rFonts w:ascii="Times New Roman" w:hAnsi="Times New Roman" w:cs="Times New Roman"/>
          <w:sz w:val="24"/>
          <w:szCs w:val="24"/>
          <w:lang w:val="en-GB"/>
        </w:rPr>
        <w:t xml:space="preserve"> </w:t>
      </w:r>
    </w:p>
    <w:p w14:paraId="030AE3E0" w14:textId="1E88E7D6" w:rsidR="00C8386E" w:rsidRPr="00CD4C14" w:rsidRDefault="00B5404F"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S</w:t>
      </w:r>
      <w:r w:rsidR="00C8386E" w:rsidRPr="00CD4C14">
        <w:rPr>
          <w:rFonts w:ascii="Times New Roman" w:hAnsi="Times New Roman" w:cs="Times New Roman"/>
          <w:sz w:val="24"/>
          <w:szCs w:val="24"/>
          <w:lang w:val="en-GB"/>
        </w:rPr>
        <w:t xml:space="preserve">ubsequent rise of machine learning (ML) models, such as Random Forest (RF) and Support Vector Machines (SVMs), offered </w:t>
      </w:r>
      <w:r w:rsidR="002E00C9" w:rsidRPr="00CD4C14">
        <w:rPr>
          <w:rFonts w:ascii="Times New Roman" w:hAnsi="Times New Roman" w:cs="Times New Roman"/>
          <w:sz w:val="24"/>
          <w:szCs w:val="24"/>
          <w:lang w:val="en-GB"/>
        </w:rPr>
        <w:t>an</w:t>
      </w:r>
      <w:r w:rsidR="00665337" w:rsidRPr="00CD4C14">
        <w:rPr>
          <w:rFonts w:ascii="Times New Roman" w:hAnsi="Times New Roman" w:cs="Times New Roman"/>
          <w:sz w:val="24"/>
          <w:szCs w:val="24"/>
          <w:lang w:val="en-GB"/>
        </w:rPr>
        <w:t xml:space="preserve"> </w:t>
      </w:r>
      <w:r w:rsidR="00C8386E" w:rsidRPr="00CD4C14">
        <w:rPr>
          <w:rFonts w:ascii="Times New Roman" w:hAnsi="Times New Roman" w:cs="Times New Roman"/>
          <w:sz w:val="24"/>
          <w:szCs w:val="24"/>
          <w:lang w:val="en-GB"/>
        </w:rPr>
        <w:t>improvement by classifying pixels based on a range of spectral and textural features</w:t>
      </w:r>
      <w:r w:rsidR="00D924CC" w:rsidRPr="00CD4C14">
        <w:rPr>
          <w:rFonts w:ascii="Times New Roman" w:hAnsi="Times New Roman" w:cs="Times New Roman"/>
          <w:sz w:val="24"/>
          <w:szCs w:val="24"/>
          <w:lang w:val="en-GB"/>
        </w:rPr>
        <w:t xml:space="preserve"> </w:t>
      </w:r>
      <w:r w:rsidR="00557D4B" w:rsidRPr="00CD4C14">
        <w:rPr>
          <w:rFonts w:ascii="Times New Roman" w:hAnsi="Times New Roman" w:cs="Times New Roman"/>
          <w:sz w:val="24"/>
          <w:szCs w:val="24"/>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sidRPr="00CD4C14">
        <w:rPr>
          <w:rFonts w:ascii="Times New Roman" w:hAnsi="Times New Roman" w:cs="Times New Roman"/>
          <w:sz w:val="24"/>
          <w:szCs w:val="24"/>
          <w:lang w:val="en-GB"/>
        </w:rPr>
        <w:instrText xml:space="preserve"> ADDIN EN.CITE </w:instrText>
      </w:r>
      <w:r w:rsidR="00181E89" w:rsidRPr="00CD4C14">
        <w:rPr>
          <w:rFonts w:ascii="Times New Roman" w:hAnsi="Times New Roman" w:cs="Times New Roman"/>
          <w:sz w:val="24"/>
          <w:szCs w:val="24"/>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sidRPr="00CD4C14">
        <w:rPr>
          <w:rFonts w:ascii="Times New Roman" w:hAnsi="Times New Roman" w:cs="Times New Roman"/>
          <w:sz w:val="24"/>
          <w:szCs w:val="24"/>
          <w:lang w:val="en-GB"/>
        </w:rPr>
        <w:instrText xml:space="preserve"> ADDIN EN.CITE.DATA </w:instrText>
      </w:r>
      <w:r w:rsidR="00181E89" w:rsidRPr="00CD4C14">
        <w:rPr>
          <w:rFonts w:ascii="Times New Roman" w:hAnsi="Times New Roman" w:cs="Times New Roman"/>
          <w:sz w:val="24"/>
          <w:szCs w:val="24"/>
          <w:lang w:val="en-GB"/>
        </w:rPr>
      </w:r>
      <w:r w:rsidR="00181E89" w:rsidRPr="00CD4C14">
        <w:rPr>
          <w:rFonts w:ascii="Times New Roman" w:hAnsi="Times New Roman" w:cs="Times New Roman"/>
          <w:sz w:val="24"/>
          <w:szCs w:val="24"/>
          <w:lang w:val="en-GB"/>
        </w:rPr>
        <w:fldChar w:fldCharType="end"/>
      </w:r>
      <w:r w:rsidR="00557D4B" w:rsidRPr="00CD4C14">
        <w:rPr>
          <w:rFonts w:ascii="Times New Roman" w:hAnsi="Times New Roman" w:cs="Times New Roman"/>
          <w:sz w:val="24"/>
          <w:szCs w:val="24"/>
          <w:lang w:val="en-GB"/>
        </w:rPr>
      </w:r>
      <w:r w:rsidR="00557D4B" w:rsidRPr="00CD4C14">
        <w:rPr>
          <w:rFonts w:ascii="Times New Roman" w:hAnsi="Times New Roman" w:cs="Times New Roman"/>
          <w:sz w:val="24"/>
          <w:szCs w:val="24"/>
          <w:lang w:val="en-GB"/>
        </w:rPr>
        <w:fldChar w:fldCharType="separate"/>
      </w:r>
      <w:r w:rsidR="00557D4B" w:rsidRPr="00CD4C14">
        <w:rPr>
          <w:rFonts w:ascii="Times New Roman" w:hAnsi="Times New Roman" w:cs="Times New Roman"/>
          <w:noProof/>
          <w:sz w:val="24"/>
          <w:szCs w:val="24"/>
          <w:lang w:val="en-GB"/>
        </w:rPr>
        <w:t>(Pal, 2005; Mountrakis, Im and Ogole, 2011; Belgiu and Drăguţ, 2016)</w:t>
      </w:r>
      <w:r w:rsidR="00557D4B" w:rsidRPr="00CD4C14">
        <w:rPr>
          <w:rFonts w:ascii="Times New Roman" w:hAnsi="Times New Roman" w:cs="Times New Roman"/>
          <w:sz w:val="24"/>
          <w:szCs w:val="24"/>
          <w:lang w:val="en-GB"/>
        </w:rPr>
        <w:fldChar w:fldCharType="end"/>
      </w:r>
      <w:r w:rsidR="00D924CC" w:rsidRPr="00CD4C14">
        <w:rPr>
          <w:rFonts w:ascii="Times New Roman" w:hAnsi="Times New Roman" w:cs="Times New Roman"/>
          <w:sz w:val="24"/>
          <w:szCs w:val="24"/>
          <w:lang w:val="en-GB"/>
        </w:rPr>
        <w:t xml:space="preserve">. </w:t>
      </w:r>
      <w:r w:rsidR="00C8386E" w:rsidRPr="00CD4C14">
        <w:rPr>
          <w:rFonts w:ascii="Times New Roman" w:hAnsi="Times New Roman" w:cs="Times New Roman"/>
          <w:sz w:val="24"/>
          <w:szCs w:val="24"/>
          <w:lang w:val="en-GB"/>
        </w:rPr>
        <w:t>These models, however, depend heavily on a process of manual "feature engineering," which is not only time-consuming but also requires substantial domain expertise to select the optimal features for a given task.</w:t>
      </w:r>
    </w:p>
    <w:p w14:paraId="53D4BFBF" w14:textId="2966971B"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The limitations of traditional ML have been largely superseded by the paradigm shift brought about by deep learning (DL), particularly the application of Convolutional Neural Networks (CNNs) to image analysis</w:t>
      </w:r>
      <w:r w:rsidR="00922DC5" w:rsidRPr="00CD4C14">
        <w:rPr>
          <w:rFonts w:ascii="Times New Roman" w:hAnsi="Times New Roman" w:cs="Times New Roman"/>
          <w:sz w:val="24"/>
          <w:szCs w:val="24"/>
          <w:lang w:val="en-GB"/>
        </w:rPr>
        <w:t xml:space="preserve"> </w:t>
      </w:r>
      <w:r w:rsidR="00922DC5" w:rsidRPr="00CD4C14">
        <w:rPr>
          <w:rFonts w:ascii="Times New Roman" w:hAnsi="Times New Roman" w:cs="Times New Roman"/>
          <w:sz w:val="24"/>
          <w:szCs w:val="24"/>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sidRPr="00CD4C14">
        <w:rPr>
          <w:rFonts w:ascii="Times New Roman" w:hAnsi="Times New Roman" w:cs="Times New Roman"/>
          <w:sz w:val="24"/>
          <w:szCs w:val="24"/>
          <w:lang w:val="en-GB"/>
        </w:rPr>
        <w:instrText xml:space="preserve"> ADDIN EN.CITE </w:instrText>
      </w:r>
      <w:r w:rsidR="00181E89" w:rsidRPr="00CD4C14">
        <w:rPr>
          <w:rFonts w:ascii="Times New Roman" w:hAnsi="Times New Roman" w:cs="Times New Roman"/>
          <w:sz w:val="24"/>
          <w:szCs w:val="24"/>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sidRPr="00CD4C14">
        <w:rPr>
          <w:rFonts w:ascii="Times New Roman" w:hAnsi="Times New Roman" w:cs="Times New Roman"/>
          <w:sz w:val="24"/>
          <w:szCs w:val="24"/>
          <w:lang w:val="en-GB"/>
        </w:rPr>
        <w:instrText xml:space="preserve"> ADDIN EN.CITE.DATA </w:instrText>
      </w:r>
      <w:r w:rsidR="00181E89" w:rsidRPr="00CD4C14">
        <w:rPr>
          <w:rFonts w:ascii="Times New Roman" w:hAnsi="Times New Roman" w:cs="Times New Roman"/>
          <w:sz w:val="24"/>
          <w:szCs w:val="24"/>
          <w:lang w:val="en-GB"/>
        </w:rPr>
      </w:r>
      <w:r w:rsidR="00181E89" w:rsidRPr="00CD4C14">
        <w:rPr>
          <w:rFonts w:ascii="Times New Roman" w:hAnsi="Times New Roman" w:cs="Times New Roman"/>
          <w:sz w:val="24"/>
          <w:szCs w:val="24"/>
          <w:lang w:val="en-GB"/>
        </w:rPr>
        <w:fldChar w:fldCharType="end"/>
      </w:r>
      <w:r w:rsidR="00922DC5" w:rsidRPr="00CD4C14">
        <w:rPr>
          <w:rFonts w:ascii="Times New Roman" w:hAnsi="Times New Roman" w:cs="Times New Roman"/>
          <w:sz w:val="24"/>
          <w:szCs w:val="24"/>
          <w:lang w:val="en-GB"/>
        </w:rPr>
      </w:r>
      <w:r w:rsidR="00922DC5" w:rsidRPr="00CD4C14">
        <w:rPr>
          <w:rFonts w:ascii="Times New Roman" w:hAnsi="Times New Roman" w:cs="Times New Roman"/>
          <w:sz w:val="24"/>
          <w:szCs w:val="24"/>
          <w:lang w:val="en-GB"/>
        </w:rPr>
        <w:fldChar w:fldCharType="separate"/>
      </w:r>
      <w:r w:rsidR="00922DC5" w:rsidRPr="00CD4C14">
        <w:rPr>
          <w:rFonts w:ascii="Times New Roman" w:hAnsi="Times New Roman" w:cs="Times New Roman"/>
          <w:noProof/>
          <w:sz w:val="24"/>
          <w:szCs w:val="24"/>
          <w:lang w:val="en-GB"/>
        </w:rPr>
        <w:t>(Lecun et al., 1998; Zhu et al., 2017)</w:t>
      </w:r>
      <w:r w:rsidR="00922DC5" w:rsidRPr="00CD4C14">
        <w:rPr>
          <w:rFonts w:ascii="Times New Roman" w:hAnsi="Times New Roman" w:cs="Times New Roman"/>
          <w:sz w:val="24"/>
          <w:szCs w:val="24"/>
          <w:lang w:val="en-GB"/>
        </w:rPr>
        <w:fldChar w:fldCharType="end"/>
      </w:r>
      <w:r w:rsidR="00202EE1" w:rsidRPr="00CD4C14">
        <w:rPr>
          <w:rFonts w:ascii="Times New Roman" w:hAnsi="Times New Roman" w:cs="Times New Roman"/>
          <w:sz w:val="24"/>
          <w:szCs w:val="24"/>
          <w:lang w:val="en-GB"/>
        </w:rPr>
        <w:t>.</w:t>
      </w:r>
      <w:r w:rsidR="00DD23A7" w:rsidRPr="00CD4C14">
        <w:rPr>
          <w:rFonts w:ascii="Times New Roman" w:hAnsi="Times New Roman" w:cs="Times New Roman"/>
          <w:sz w:val="24"/>
          <w:szCs w:val="24"/>
          <w:lang w:val="en-GB"/>
        </w:rPr>
        <w:t xml:space="preserve"> </w:t>
      </w:r>
      <w:r w:rsidR="004C5284" w:rsidRPr="00CD4C14">
        <w:rPr>
          <w:rFonts w:ascii="Times New Roman" w:hAnsi="Times New Roman" w:cs="Times New Roman"/>
          <w:sz w:val="24"/>
          <w:szCs w:val="24"/>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sidRPr="00CD4C14">
        <w:rPr>
          <w:rFonts w:ascii="Times New Roman" w:hAnsi="Times New Roman" w:cs="Times New Roman"/>
          <w:sz w:val="24"/>
          <w:szCs w:val="24"/>
          <w:lang w:val="en-GB"/>
        </w:rPr>
        <w:t xml:space="preserve">challenge </w:t>
      </w:r>
      <w:r w:rsidR="004C5284" w:rsidRPr="00CD4C14">
        <w:rPr>
          <w:rFonts w:ascii="Times New Roman" w:hAnsi="Times New Roman" w:cs="Times New Roman"/>
          <w:sz w:val="24"/>
          <w:szCs w:val="24"/>
          <w:lang w:val="en-GB"/>
        </w:rPr>
        <w:t xml:space="preserve">and enabling the detection of intricate spatial patterns </w:t>
      </w:r>
      <w:r w:rsidR="00F60CFF" w:rsidRPr="00CD4C14">
        <w:rPr>
          <w:rFonts w:ascii="Times New Roman" w:hAnsi="Times New Roman" w:cs="Times New Roman"/>
          <w:sz w:val="24"/>
          <w:szCs w:val="24"/>
          <w:lang w:val="en-GB"/>
        </w:rPr>
        <w:t>frequently achieving unprecedented levels of accuracy</w:t>
      </w:r>
      <w:r w:rsidR="008E33AC" w:rsidRPr="00CD4C14">
        <w:rPr>
          <w:rFonts w:ascii="Times New Roman" w:hAnsi="Times New Roman" w:cs="Times New Roman"/>
          <w:sz w:val="24"/>
          <w:szCs w:val="24"/>
          <w:lang w:val="en-GB"/>
        </w:rPr>
        <w:t>.</w:t>
      </w:r>
      <w:r w:rsidR="00024C65" w:rsidRPr="00CD4C14">
        <w:rPr>
          <w:rFonts w:ascii="Times New Roman" w:hAnsi="Times New Roman" w:cs="Times New Roman"/>
          <w:sz w:val="24"/>
          <w:szCs w:val="24"/>
          <w:lang w:val="en-GB"/>
        </w:rPr>
        <w:t xml:space="preserve"> (Zhang et al., 2016; Zhu et al., 2017).</w:t>
      </w:r>
      <w:r w:rsidR="0045314D" w:rsidRPr="00CD4C14">
        <w:rPr>
          <w:rFonts w:ascii="Times New Roman" w:hAnsi="Times New Roman" w:cs="Times New Roman"/>
          <w:sz w:val="24"/>
          <w:szCs w:val="24"/>
          <w:lang w:val="en-GB"/>
        </w:rPr>
        <w:t xml:space="preserve"> D</w:t>
      </w:r>
      <w:r w:rsidR="00B522F1" w:rsidRPr="00CD4C14">
        <w:rPr>
          <w:rFonts w:ascii="Times New Roman" w:hAnsi="Times New Roman" w:cs="Times New Roman"/>
          <w:sz w:val="24"/>
          <w:szCs w:val="24"/>
          <w:lang w:val="en-GB"/>
        </w:rPr>
        <w:t>eep learning models excel at semantic segmentation, the task of classifying every pixel in an image to produce a detailed, wall-to-wall map of land cover categories</w:t>
      </w:r>
      <w:r w:rsidRPr="00CD4C14">
        <w:rPr>
          <w:rFonts w:ascii="Times New Roman" w:hAnsi="Times New Roman" w:cs="Times New Roman"/>
          <w:sz w:val="24"/>
          <w:szCs w:val="24"/>
          <w:lang w:val="en-GB"/>
        </w:rPr>
        <w:t>. Architectures like U-Net, known for its</w:t>
      </w:r>
      <w:r w:rsidR="00404583"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encoder-decoder structure</w:t>
      </w:r>
      <w:r w:rsidR="005462B2" w:rsidRPr="00CD4C14">
        <w:rPr>
          <w:rFonts w:ascii="Times New Roman" w:hAnsi="Times New Roman" w:cs="Times New Roman"/>
          <w:sz w:val="24"/>
          <w:szCs w:val="24"/>
          <w:lang w:val="en-GB"/>
        </w:rPr>
        <w:t xml:space="preserve"> </w:t>
      </w:r>
      <w:r w:rsidR="00A83471" w:rsidRPr="00CD4C14">
        <w:rPr>
          <w:rFonts w:ascii="Times New Roman" w:hAnsi="Times New Roman" w:cs="Times New Roman"/>
          <w:sz w:val="24"/>
          <w:szCs w:val="24"/>
          <w:lang w:val="en-GB"/>
        </w:rPr>
        <w:fldChar w:fldCharType="begin"/>
      </w:r>
      <w:r w:rsidR="00202EE1" w:rsidRPr="00CD4C14">
        <w:rPr>
          <w:rFonts w:ascii="Times New Roman" w:hAnsi="Times New Roman" w:cs="Times New Roman"/>
          <w:sz w:val="24"/>
          <w:szCs w:val="24"/>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CD4C14">
        <w:rPr>
          <w:rFonts w:ascii="Times New Roman" w:hAnsi="Times New Roman" w:cs="Times New Roman"/>
          <w:sz w:val="24"/>
          <w:szCs w:val="24"/>
          <w:lang w:val="en-GB"/>
        </w:rPr>
        <w:fldChar w:fldCharType="separate"/>
      </w:r>
      <w:r w:rsidR="00A83471" w:rsidRPr="00CD4C14">
        <w:rPr>
          <w:rFonts w:ascii="Times New Roman" w:hAnsi="Times New Roman" w:cs="Times New Roman"/>
          <w:noProof/>
          <w:sz w:val="24"/>
          <w:szCs w:val="24"/>
          <w:lang w:val="en-GB"/>
        </w:rPr>
        <w:t>(Ronneberger et al., 2015)</w:t>
      </w:r>
      <w:r w:rsidR="00A83471"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w:t>
      </w:r>
      <w:r w:rsidR="009764D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have become state-of-the-art for segmenting remote</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sensing imagery</w:t>
      </w:r>
      <w:r w:rsidR="00361088" w:rsidRPr="00CD4C14">
        <w:rPr>
          <w:rFonts w:ascii="Times New Roman" w:hAnsi="Times New Roman" w:cs="Times New Roman"/>
          <w:sz w:val="24"/>
          <w:szCs w:val="24"/>
          <w:lang w:val="en-GB"/>
        </w:rPr>
        <w:t xml:space="preserve"> </w:t>
      </w:r>
      <w:r w:rsidR="00094259" w:rsidRPr="00CD4C14">
        <w:rPr>
          <w:rFonts w:ascii="Times New Roman" w:hAnsi="Times New Roman" w:cs="Times New Roman"/>
          <w:sz w:val="24"/>
          <w:szCs w:val="24"/>
          <w:lang w:val="en-GB"/>
        </w:rPr>
        <w:fldChar w:fldCharType="begin"/>
      </w:r>
      <w:r w:rsidR="00476207" w:rsidRPr="00CD4C14">
        <w:rPr>
          <w:rFonts w:ascii="Times New Roman" w:hAnsi="Times New Roman" w:cs="Times New Roman"/>
          <w:sz w:val="24"/>
          <w:szCs w:val="24"/>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CD4C14">
        <w:rPr>
          <w:rFonts w:ascii="Times New Roman" w:hAnsi="Times New Roman" w:cs="Times New Roman"/>
          <w:sz w:val="24"/>
          <w:szCs w:val="24"/>
          <w:lang w:val="en-GB"/>
        </w:rPr>
        <w:fldChar w:fldCharType="separate"/>
      </w:r>
      <w:r w:rsidR="00094259" w:rsidRPr="00CD4C14">
        <w:rPr>
          <w:rFonts w:ascii="Times New Roman" w:hAnsi="Times New Roman" w:cs="Times New Roman"/>
          <w:noProof/>
          <w:sz w:val="24"/>
          <w:szCs w:val="24"/>
          <w:lang w:val="en-GB"/>
        </w:rPr>
        <w:t>(Lv et al., 2023)</w:t>
      </w:r>
      <w:r w:rsidR="00094259" w:rsidRPr="00CD4C14">
        <w:rPr>
          <w:rFonts w:ascii="Times New Roman" w:hAnsi="Times New Roman" w:cs="Times New Roman"/>
          <w:sz w:val="24"/>
          <w:szCs w:val="24"/>
          <w:lang w:val="en-GB"/>
        </w:rPr>
        <w:fldChar w:fldCharType="end"/>
      </w:r>
      <w:r w:rsidR="00361088"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Recent research has further pushed the boundaries with Transformer-based</w:t>
      </w:r>
      <w:r w:rsidR="002B0396" w:rsidRPr="00CD4C14">
        <w:rPr>
          <w:rFonts w:ascii="Times New Roman" w:hAnsi="Times New Roman" w:cs="Times New Roman"/>
          <w:sz w:val="24"/>
          <w:szCs w:val="24"/>
          <w:lang w:val="en-GB"/>
        </w:rPr>
        <w:t xml:space="preserve"> </w:t>
      </w:r>
      <w:r w:rsidR="00476207" w:rsidRPr="00CD4C14">
        <w:rPr>
          <w:rFonts w:ascii="Times New Roman" w:hAnsi="Times New Roman" w:cs="Times New Roman"/>
          <w:sz w:val="24"/>
          <w:szCs w:val="24"/>
          <w:lang w:val="en-GB"/>
        </w:rPr>
        <w:fldChar w:fldCharType="begin"/>
      </w:r>
      <w:r w:rsidR="007A304D" w:rsidRPr="00CD4C14">
        <w:rPr>
          <w:rFonts w:ascii="Times New Roman" w:hAnsi="Times New Roman" w:cs="Times New Roman"/>
          <w:sz w:val="24"/>
          <w:szCs w:val="24"/>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CD4C14">
        <w:rPr>
          <w:rFonts w:ascii="Times New Roman" w:hAnsi="Times New Roman" w:cs="Times New Roman"/>
          <w:sz w:val="24"/>
          <w:szCs w:val="24"/>
          <w:lang w:val="en-GB"/>
        </w:rPr>
        <w:fldChar w:fldCharType="separate"/>
      </w:r>
      <w:r w:rsidR="00476207" w:rsidRPr="00CD4C14">
        <w:rPr>
          <w:rFonts w:ascii="Times New Roman" w:hAnsi="Times New Roman" w:cs="Times New Roman"/>
          <w:noProof/>
          <w:sz w:val="24"/>
          <w:szCs w:val="24"/>
          <w:lang w:val="en-GB"/>
        </w:rPr>
        <w:t>(Panboonyuen et al., 2021)</w:t>
      </w:r>
      <w:r w:rsidR="00476207"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w:t>
      </w:r>
      <w:r w:rsidR="00F23657" w:rsidRPr="00CD4C14">
        <w:rPr>
          <w:rFonts w:ascii="Times New Roman" w:hAnsi="Times New Roman" w:cs="Times New Roman"/>
          <w:sz w:val="24"/>
          <w:szCs w:val="24"/>
          <w:lang w:val="en-GB"/>
        </w:rPr>
        <w:t>and attention mechanisms</w:t>
      </w:r>
      <w:r w:rsidR="00476207" w:rsidRPr="00CD4C14">
        <w:rPr>
          <w:rFonts w:ascii="Times New Roman" w:hAnsi="Times New Roman" w:cs="Times New Roman"/>
          <w:sz w:val="24"/>
          <w:szCs w:val="24"/>
          <w:lang w:val="en-GB"/>
        </w:rPr>
        <w:t xml:space="preserve"> </w:t>
      </w:r>
      <w:r w:rsidR="00476207" w:rsidRPr="00CD4C14">
        <w:rPr>
          <w:rFonts w:ascii="Times New Roman" w:hAnsi="Times New Roman" w:cs="Times New Roman"/>
          <w:sz w:val="24"/>
          <w:szCs w:val="24"/>
          <w:lang w:val="en-GB"/>
        </w:rPr>
        <w:fldChar w:fldCharType="begin"/>
      </w:r>
      <w:r w:rsidR="007A304D" w:rsidRPr="00CD4C14">
        <w:rPr>
          <w:rFonts w:ascii="Times New Roman" w:hAnsi="Times New Roman" w:cs="Times New Roman"/>
          <w:sz w:val="24"/>
          <w:szCs w:val="24"/>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CD4C14">
        <w:rPr>
          <w:rFonts w:ascii="Times New Roman" w:hAnsi="Times New Roman" w:cs="Times New Roman"/>
          <w:sz w:val="24"/>
          <w:szCs w:val="24"/>
          <w:lang w:val="en-GB"/>
        </w:rPr>
        <w:fldChar w:fldCharType="separate"/>
      </w:r>
      <w:r w:rsidR="00476207" w:rsidRPr="00CD4C14">
        <w:rPr>
          <w:rFonts w:ascii="Times New Roman" w:hAnsi="Times New Roman" w:cs="Times New Roman"/>
          <w:noProof/>
          <w:sz w:val="24"/>
          <w:szCs w:val="24"/>
          <w:lang w:val="en-GB"/>
        </w:rPr>
        <w:t>(Wang et al., 2022)</w:t>
      </w:r>
      <w:r w:rsidR="00476207"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to </w:t>
      </w:r>
      <w:r w:rsidR="00B14FCE" w:rsidRPr="00CD4C14">
        <w:rPr>
          <w:rFonts w:ascii="Times New Roman" w:hAnsi="Times New Roman" w:cs="Times New Roman"/>
          <w:sz w:val="24"/>
          <w:szCs w:val="24"/>
          <w:lang w:val="en-GB"/>
        </w:rPr>
        <w:t xml:space="preserve">perform semantic segmentation in remote sensing </w:t>
      </w:r>
      <w:r w:rsidRPr="00CD4C14">
        <w:rPr>
          <w:rFonts w:ascii="Times New Roman" w:hAnsi="Times New Roman" w:cs="Times New Roman"/>
          <w:sz w:val="24"/>
          <w:szCs w:val="24"/>
          <w:lang w:val="en-GB"/>
        </w:rPr>
        <w:t>with high accuracy.</w:t>
      </w:r>
      <w:r w:rsidR="00B14FCE" w:rsidRPr="00CD4C14">
        <w:rPr>
          <w:rFonts w:ascii="Times New Roman" w:hAnsi="Times New Roman" w:cs="Times New Roman"/>
          <w:sz w:val="24"/>
          <w:szCs w:val="24"/>
          <w:lang w:val="en-GB"/>
        </w:rPr>
        <w:t xml:space="preserve"> </w:t>
      </w:r>
    </w:p>
    <w:p w14:paraId="23CCE526" w14:textId="66912F4D"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lastRenderedPageBreak/>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CD4C14">
        <w:rPr>
          <w:rFonts w:ascii="Times New Roman" w:hAnsi="Times New Roman" w:cs="Times New Roman"/>
          <w:sz w:val="24"/>
          <w:szCs w:val="24"/>
          <w:lang w:val="en-GB"/>
        </w:rPr>
        <w:t>demanding</w:t>
      </w:r>
      <w:r w:rsidR="00ED4430" w:rsidRPr="00CD4C14">
        <w:rPr>
          <w:rFonts w:ascii="Times New Roman" w:hAnsi="Times New Roman" w:cs="Times New Roman"/>
          <w:sz w:val="24"/>
          <w:szCs w:val="24"/>
          <w:lang w:val="en-GB"/>
        </w:rPr>
        <w:t xml:space="preserve">, </w:t>
      </w:r>
      <w:r w:rsidR="00221736" w:rsidRPr="00CD4C14">
        <w:rPr>
          <w:rFonts w:ascii="Times New Roman" w:hAnsi="Times New Roman" w:cs="Times New Roman"/>
          <w:sz w:val="24"/>
          <w:szCs w:val="24"/>
          <w:lang w:val="en-GB"/>
        </w:rPr>
        <w:t>time-consuming</w:t>
      </w:r>
      <w:r w:rsidR="00ED4430"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and subjective. While regional datasets have been developed, such as the </w:t>
      </w:r>
      <w:proofErr w:type="spellStart"/>
      <w:r w:rsidRPr="00CD4C14">
        <w:rPr>
          <w:rFonts w:ascii="Times New Roman" w:hAnsi="Times New Roman" w:cs="Times New Roman"/>
          <w:sz w:val="24"/>
          <w:szCs w:val="24"/>
          <w:lang w:val="en-GB"/>
        </w:rPr>
        <w:t>BrazilDAM</w:t>
      </w:r>
      <w:proofErr w:type="spellEnd"/>
      <w:r w:rsidR="007D724D" w:rsidRPr="00CD4C14">
        <w:rPr>
          <w:rFonts w:ascii="Times New Roman" w:hAnsi="Times New Roman" w:cs="Times New Roman"/>
          <w:sz w:val="24"/>
          <w:szCs w:val="24"/>
          <w:lang w:val="en-GB"/>
        </w:rPr>
        <w:t xml:space="preserve"> </w:t>
      </w:r>
      <w:r w:rsidR="00FB0394" w:rsidRPr="00CD4C14">
        <w:rPr>
          <w:rFonts w:ascii="Times New Roman" w:hAnsi="Times New Roman" w:cs="Times New Roman"/>
          <w:sz w:val="24"/>
          <w:szCs w:val="24"/>
          <w:lang w:val="en-GB"/>
        </w:rPr>
        <w:fldChar w:fldCharType="begin"/>
      </w:r>
      <w:r w:rsidR="00FB0394" w:rsidRPr="00CD4C14">
        <w:rPr>
          <w:rFonts w:ascii="Times New Roman" w:hAnsi="Times New Roman" w:cs="Times New Roman"/>
          <w:sz w:val="24"/>
          <w:szCs w:val="24"/>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CD4C14">
        <w:rPr>
          <w:rFonts w:ascii="Times New Roman" w:hAnsi="Times New Roman" w:cs="Times New Roman"/>
          <w:sz w:val="24"/>
          <w:szCs w:val="24"/>
          <w:lang w:val="en-GB"/>
        </w:rPr>
        <w:fldChar w:fldCharType="separate"/>
      </w:r>
      <w:r w:rsidR="00FB0394" w:rsidRPr="00CD4C14">
        <w:rPr>
          <w:rFonts w:ascii="Times New Roman" w:hAnsi="Times New Roman" w:cs="Times New Roman"/>
          <w:noProof/>
          <w:sz w:val="24"/>
          <w:szCs w:val="24"/>
          <w:lang w:val="en-GB"/>
        </w:rPr>
        <w:t>(Ferreira et al., 2020)</w:t>
      </w:r>
      <w:r w:rsidR="00FB0394" w:rsidRPr="00CD4C14">
        <w:rPr>
          <w:rFonts w:ascii="Times New Roman" w:hAnsi="Times New Roman" w:cs="Times New Roman"/>
          <w:sz w:val="24"/>
          <w:szCs w:val="24"/>
          <w:lang w:val="en-GB"/>
        </w:rPr>
        <w:fldChar w:fldCharType="end"/>
      </w:r>
      <w:r w:rsidR="00FB0394"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dataset for detecting mining tailings dams,</w:t>
      </w:r>
      <w:r w:rsidR="005A1137" w:rsidRPr="00CD4C14">
        <w:rPr>
          <w:rFonts w:ascii="Times New Roman" w:hAnsi="Times New Roman" w:cs="Times New Roman"/>
          <w:sz w:val="24"/>
          <w:szCs w:val="24"/>
          <w:lang w:val="en-GB"/>
        </w:rPr>
        <w:t xml:space="preserve"> they are often tailored to specific geographic areas or land cover types, limiting their transferability to ecologically distinct regions like the Colombian Amazon.</w:t>
      </w:r>
    </w:p>
    <w:p w14:paraId="067F965C" w14:textId="763B5148"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sidRPr="00CD4C14">
        <w:rPr>
          <w:rFonts w:ascii="Times New Roman" w:hAnsi="Times New Roman" w:cs="Times New Roman"/>
          <w:sz w:val="24"/>
          <w:szCs w:val="24"/>
          <w:lang w:val="en-GB"/>
        </w:rPr>
        <w:t>uses</w:t>
      </w:r>
      <w:r w:rsidRPr="00CD4C14">
        <w:rPr>
          <w:rFonts w:ascii="Times New Roman" w:hAnsi="Times New Roman" w:cs="Times New Roman"/>
          <w:sz w:val="24"/>
          <w:szCs w:val="24"/>
          <w:lang w:val="en-GB"/>
        </w:rPr>
        <w:t xml:space="preserve"> Google Earth Engine (GEE)</w:t>
      </w:r>
      <w:r w:rsidR="000270B2" w:rsidRPr="00CD4C14">
        <w:rPr>
          <w:rFonts w:ascii="Times New Roman" w:hAnsi="Times New Roman" w:cs="Times New Roman"/>
          <w:sz w:val="24"/>
          <w:szCs w:val="24"/>
          <w:lang w:val="en-GB"/>
        </w:rPr>
        <w:t xml:space="preserve"> </w:t>
      </w:r>
      <w:r w:rsidR="000270B2"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CD4C14">
        <w:rPr>
          <w:rFonts w:ascii="Times New Roman" w:hAnsi="Times New Roman" w:cs="Times New Roman"/>
          <w:sz w:val="24"/>
          <w:szCs w:val="24"/>
          <w:lang w:val="en-GB"/>
        </w:rPr>
        <w:fldChar w:fldCharType="separate"/>
      </w:r>
      <w:r w:rsidR="000270B2" w:rsidRPr="00CD4C14">
        <w:rPr>
          <w:rFonts w:ascii="Times New Roman" w:hAnsi="Times New Roman" w:cs="Times New Roman"/>
          <w:noProof/>
          <w:sz w:val="24"/>
          <w:szCs w:val="24"/>
          <w:lang w:val="en-GB"/>
        </w:rPr>
        <w:t>(Gorelick et al., 2017)</w:t>
      </w:r>
      <w:r w:rsidR="000270B2"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a planetary-scale platform for geospatial analysis, to access and pre-process years of Sentinel-2 satellite imagery</w:t>
      </w:r>
      <w:r w:rsidR="000270B2" w:rsidRPr="00CD4C14">
        <w:rPr>
          <w:rFonts w:ascii="Times New Roman" w:hAnsi="Times New Roman" w:cs="Times New Roman"/>
          <w:sz w:val="24"/>
          <w:szCs w:val="24"/>
          <w:lang w:val="en-GB"/>
        </w:rPr>
        <w:t xml:space="preserve"> </w:t>
      </w:r>
      <w:r w:rsidR="000270B2"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CD4C14">
        <w:rPr>
          <w:rFonts w:ascii="Times New Roman" w:hAnsi="Times New Roman" w:cs="Times New Roman"/>
          <w:sz w:val="24"/>
          <w:szCs w:val="24"/>
          <w:lang w:val="en-GB"/>
        </w:rPr>
        <w:fldChar w:fldCharType="separate"/>
      </w:r>
      <w:r w:rsidR="000270B2" w:rsidRPr="00CD4C14">
        <w:rPr>
          <w:rFonts w:ascii="Times New Roman" w:hAnsi="Times New Roman" w:cs="Times New Roman"/>
          <w:noProof/>
          <w:sz w:val="24"/>
          <w:szCs w:val="24"/>
          <w:lang w:val="en-GB"/>
        </w:rPr>
        <w:t>(Drusch et al., 2012)</w:t>
      </w:r>
      <w:r w:rsidR="000270B2"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creating cloud-free composites of the study area without the need for prohibitive local computation.</w:t>
      </w:r>
      <w:r w:rsidR="00D56714"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Secondly, to overcome the lack of </w:t>
      </w:r>
      <w:r w:rsidR="00586BFD" w:rsidRPr="00CD4C14">
        <w:rPr>
          <w:rFonts w:ascii="Times New Roman" w:hAnsi="Times New Roman" w:cs="Times New Roman"/>
          <w:sz w:val="24"/>
          <w:szCs w:val="24"/>
          <w:lang w:val="en-GB"/>
        </w:rPr>
        <w:t>ground</w:t>
      </w:r>
      <w:r w:rsidR="00514F28" w:rsidRPr="00CD4C14">
        <w:rPr>
          <w:rFonts w:ascii="Times New Roman" w:hAnsi="Times New Roman" w:cs="Times New Roman"/>
          <w:sz w:val="24"/>
          <w:szCs w:val="24"/>
          <w:lang w:val="en-GB"/>
        </w:rPr>
        <w:t xml:space="preserve"> </w:t>
      </w:r>
      <w:r w:rsidR="00586BFD" w:rsidRPr="00CD4C14">
        <w:rPr>
          <w:rFonts w:ascii="Times New Roman" w:hAnsi="Times New Roman" w:cs="Times New Roman"/>
          <w:sz w:val="24"/>
          <w:szCs w:val="24"/>
          <w:lang w:val="en-GB"/>
        </w:rPr>
        <w:t>truth</w:t>
      </w:r>
      <w:r w:rsidRPr="00CD4C14">
        <w:rPr>
          <w:rFonts w:ascii="Times New Roman" w:hAnsi="Times New Roman" w:cs="Times New Roman"/>
          <w:sz w:val="24"/>
          <w:szCs w:val="24"/>
          <w:lang w:val="en-GB"/>
        </w:rPr>
        <w:t xml:space="preserve"> labels, the pipeline employs Google's Dynamic World dataset</w:t>
      </w:r>
      <w:r w:rsidR="007A304D" w:rsidRPr="00CD4C14">
        <w:rPr>
          <w:rFonts w:ascii="Times New Roman" w:hAnsi="Times New Roman" w:cs="Times New Roman"/>
          <w:sz w:val="24"/>
          <w:szCs w:val="24"/>
          <w:lang w:val="en-GB"/>
        </w:rPr>
        <w:t xml:space="preserve"> </w:t>
      </w:r>
      <w:r w:rsidR="007A304D" w:rsidRPr="00CD4C14">
        <w:rPr>
          <w:rFonts w:ascii="Times New Roman" w:hAnsi="Times New Roman" w:cs="Times New Roman"/>
          <w:sz w:val="24"/>
          <w:szCs w:val="24"/>
          <w:lang w:val="en-GB"/>
        </w:rPr>
        <w:fldChar w:fldCharType="begin"/>
      </w:r>
      <w:r w:rsidR="000270B2" w:rsidRPr="00CD4C14">
        <w:rPr>
          <w:rFonts w:ascii="Times New Roman" w:hAnsi="Times New Roman" w:cs="Times New Roman"/>
          <w:sz w:val="24"/>
          <w:szCs w:val="24"/>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CD4C14">
        <w:rPr>
          <w:rFonts w:ascii="Times New Roman" w:hAnsi="Times New Roman" w:cs="Times New Roman"/>
          <w:sz w:val="24"/>
          <w:szCs w:val="24"/>
          <w:lang w:val="en-GB"/>
        </w:rPr>
        <w:fldChar w:fldCharType="separate"/>
      </w:r>
      <w:r w:rsidR="007A304D" w:rsidRPr="00CD4C14">
        <w:rPr>
          <w:rFonts w:ascii="Times New Roman" w:hAnsi="Times New Roman" w:cs="Times New Roman"/>
          <w:noProof/>
          <w:sz w:val="24"/>
          <w:szCs w:val="24"/>
          <w:lang w:val="en-GB"/>
        </w:rPr>
        <w:t>(Brown et al., 2022)</w:t>
      </w:r>
      <w:r w:rsidR="007A304D" w:rsidRPr="00CD4C14">
        <w:rPr>
          <w:rFonts w:ascii="Times New Roman" w:hAnsi="Times New Roman" w:cs="Times New Roman"/>
          <w:sz w:val="24"/>
          <w:szCs w:val="24"/>
          <w:lang w:val="en-GB"/>
        </w:rPr>
        <w:fldChar w:fldCharType="end"/>
      </w:r>
      <w:r w:rsidRPr="00CD4C14">
        <w:rPr>
          <w:rFonts w:ascii="Times New Roman" w:hAnsi="Times New Roman" w:cs="Times New Roman"/>
          <w:sz w:val="24"/>
          <w:szCs w:val="24"/>
          <w:lang w:val="en-GB"/>
        </w:rPr>
        <w:t xml:space="preserve">. Dynamic World provides a reliable and consistently updated source of </w:t>
      </w:r>
      <w:r w:rsidR="004D4749" w:rsidRPr="00CD4C14">
        <w:rPr>
          <w:rFonts w:ascii="Times New Roman" w:hAnsi="Times New Roman" w:cs="Times New Roman"/>
          <w:sz w:val="24"/>
          <w:szCs w:val="24"/>
          <w:lang w:val="en-GB"/>
        </w:rPr>
        <w:t xml:space="preserve">global </w:t>
      </w:r>
      <w:r w:rsidRPr="00CD4C14">
        <w:rPr>
          <w:rFonts w:ascii="Times New Roman" w:hAnsi="Times New Roman" w:cs="Times New Roman"/>
          <w:sz w:val="24"/>
          <w:szCs w:val="24"/>
          <w:lang w:val="en-GB"/>
        </w:rPr>
        <w:t>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cover classifications that can serve as "</w:t>
      </w:r>
      <w:r w:rsidR="00D11BF6" w:rsidRPr="00CD4C14">
        <w:rPr>
          <w:rFonts w:ascii="Times New Roman" w:hAnsi="Times New Roman" w:cs="Times New Roman"/>
          <w:sz w:val="24"/>
          <w:szCs w:val="24"/>
          <w:lang w:val="en-GB"/>
        </w:rPr>
        <w:t xml:space="preserve">pseudo </w:t>
      </w:r>
      <w:r w:rsidRPr="00CD4C14">
        <w:rPr>
          <w:rFonts w:ascii="Times New Roman" w:hAnsi="Times New Roman" w:cs="Times New Roman"/>
          <w:sz w:val="24"/>
          <w:szCs w:val="24"/>
          <w:lang w:val="en-GB"/>
        </w:rPr>
        <w:t>ground</w:t>
      </w:r>
      <w:r w:rsidR="00D11BF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 xml:space="preserve">truth" labels for training at </w:t>
      </w:r>
      <w:r w:rsidR="00D21C0A" w:rsidRPr="00CD4C14">
        <w:rPr>
          <w:rFonts w:ascii="Times New Roman" w:hAnsi="Times New Roman" w:cs="Times New Roman"/>
          <w:sz w:val="24"/>
          <w:szCs w:val="24"/>
          <w:lang w:val="en-GB"/>
        </w:rPr>
        <w:t xml:space="preserve">a large </w:t>
      </w:r>
      <w:r w:rsidRPr="00CD4C14">
        <w:rPr>
          <w:rFonts w:ascii="Times New Roman" w:hAnsi="Times New Roman" w:cs="Times New Roman"/>
          <w:sz w:val="24"/>
          <w:szCs w:val="24"/>
          <w:lang w:val="en-GB"/>
        </w:rPr>
        <w:t>scale.</w:t>
      </w:r>
    </w:p>
    <w:p w14:paraId="67B7F9B2" w14:textId="6778685F"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CD4C14">
        <w:rPr>
          <w:rFonts w:ascii="Times New Roman" w:hAnsi="Times New Roman" w:cs="Times New Roman"/>
          <w:sz w:val="24"/>
          <w:szCs w:val="24"/>
          <w:lang w:val="en-GB"/>
        </w:rPr>
        <w:t>recent Attention U-Net architecture</w:t>
      </w:r>
      <w:r w:rsidRPr="00CD4C14">
        <w:rPr>
          <w:rFonts w:ascii="Times New Roman" w:hAnsi="Times New Roman" w:cs="Times New Roman"/>
          <w:sz w:val="24"/>
          <w:szCs w:val="24"/>
          <w:lang w:val="en-GB"/>
        </w:rPr>
        <w:t>. The final output is a high-resolution 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 xml:space="preserve">cover map which, when compared across different years, can be used to precisely identify and quantify areas of forest loss. </w:t>
      </w:r>
      <w:r w:rsidR="000B7087" w:rsidRPr="00CD4C14">
        <w:rPr>
          <w:rFonts w:ascii="Times New Roman" w:hAnsi="Times New Roman" w:cs="Times New Roman"/>
          <w:sz w:val="24"/>
          <w:szCs w:val="24"/>
          <w:lang w:val="en-GB"/>
        </w:rPr>
        <w:t xml:space="preserve">This work therefore delivers an actionable tool for stakeholders </w:t>
      </w:r>
      <w:r w:rsidRPr="00CD4C14">
        <w:rPr>
          <w:rFonts w:ascii="Times New Roman" w:hAnsi="Times New Roman" w:cs="Times New Roman"/>
          <w:sz w:val="24"/>
          <w:szCs w:val="24"/>
          <w:lang w:val="en-GB"/>
        </w:rPr>
        <w:t xml:space="preserve">to monitor deforestation, </w:t>
      </w:r>
      <w:r w:rsidR="003A3C19" w:rsidRPr="00CD4C14">
        <w:rPr>
          <w:rFonts w:ascii="Times New Roman" w:hAnsi="Times New Roman" w:cs="Times New Roman"/>
          <w:sz w:val="24"/>
          <w:szCs w:val="24"/>
          <w:lang w:val="en-GB"/>
        </w:rPr>
        <w:t xml:space="preserve">particularly in hotspots where access and real-time </w:t>
      </w:r>
      <w:r w:rsidR="00FA3547" w:rsidRPr="00CD4C14">
        <w:rPr>
          <w:rFonts w:ascii="Times New Roman" w:hAnsi="Times New Roman" w:cs="Times New Roman"/>
          <w:sz w:val="24"/>
          <w:szCs w:val="24"/>
          <w:lang w:val="en-GB"/>
        </w:rPr>
        <w:t xml:space="preserve">monitoring is </w:t>
      </w:r>
      <w:r w:rsidR="0061294A" w:rsidRPr="00CD4C14">
        <w:rPr>
          <w:rFonts w:ascii="Times New Roman" w:hAnsi="Times New Roman" w:cs="Times New Roman"/>
          <w:sz w:val="24"/>
          <w:szCs w:val="24"/>
          <w:lang w:val="en-GB"/>
        </w:rPr>
        <w:t>ard</w:t>
      </w:r>
      <w:r w:rsidR="000E126D" w:rsidRPr="00CD4C14">
        <w:rPr>
          <w:rFonts w:ascii="Times New Roman" w:hAnsi="Times New Roman" w:cs="Times New Roman"/>
          <w:sz w:val="24"/>
          <w:szCs w:val="24"/>
          <w:lang w:val="en-GB"/>
        </w:rPr>
        <w:t>u</w:t>
      </w:r>
      <w:r w:rsidR="0061294A" w:rsidRPr="00CD4C14">
        <w:rPr>
          <w:rFonts w:ascii="Times New Roman" w:hAnsi="Times New Roman" w:cs="Times New Roman"/>
          <w:sz w:val="24"/>
          <w:szCs w:val="24"/>
          <w:lang w:val="en-GB"/>
        </w:rPr>
        <w:t>ous</w:t>
      </w:r>
      <w:r w:rsidR="00FA3547"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and to better direct conservation and policy interventions.</w:t>
      </w:r>
    </w:p>
    <w:p w14:paraId="17F31D4C" w14:textId="6DFE3CFC" w:rsidR="00C8386E"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primary </w:t>
      </w:r>
      <w:r w:rsidR="00474B84" w:rsidRPr="00CD4C14">
        <w:rPr>
          <w:rFonts w:ascii="Times New Roman" w:hAnsi="Times New Roman" w:cs="Times New Roman"/>
          <w:sz w:val="24"/>
          <w:szCs w:val="24"/>
          <w:lang w:val="en-GB"/>
        </w:rPr>
        <w:t xml:space="preserve">goals </w:t>
      </w:r>
      <w:r w:rsidRPr="00CD4C14">
        <w:rPr>
          <w:rFonts w:ascii="Times New Roman" w:hAnsi="Times New Roman" w:cs="Times New Roman"/>
          <w:sz w:val="24"/>
          <w:szCs w:val="24"/>
          <w:lang w:val="en-GB"/>
        </w:rPr>
        <w:t>of this work are threefold:</w:t>
      </w:r>
    </w:p>
    <w:p w14:paraId="11CB9F35" w14:textId="4ADBAD20" w:rsidR="00235ABB"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sidRPr="00CD4C14">
        <w:rPr>
          <w:rFonts w:ascii="Times New Roman" w:hAnsi="Times New Roman" w:cs="Times New Roman"/>
          <w:sz w:val="24"/>
          <w:szCs w:val="24"/>
          <w:lang w:val="en-GB"/>
        </w:rPr>
        <w:t xml:space="preserve">constraint </w:t>
      </w:r>
      <w:r w:rsidRPr="00CD4C14">
        <w:rPr>
          <w:rFonts w:ascii="Times New Roman" w:hAnsi="Times New Roman" w:cs="Times New Roman"/>
          <w:sz w:val="24"/>
          <w:szCs w:val="24"/>
          <w:lang w:val="en-GB"/>
        </w:rPr>
        <w:t>in deforestation monitoring.</w:t>
      </w:r>
    </w:p>
    <w:p w14:paraId="5F296753" w14:textId="569E6464" w:rsidR="00235ABB"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lastRenderedPageBreak/>
        <w:t xml:space="preserve">A comparative analysis of </w:t>
      </w:r>
      <w:r w:rsidR="004E2FA4" w:rsidRPr="00CD4C14">
        <w:rPr>
          <w:rFonts w:ascii="Times New Roman" w:hAnsi="Times New Roman" w:cs="Times New Roman"/>
          <w:sz w:val="24"/>
          <w:szCs w:val="24"/>
          <w:lang w:val="en-GB"/>
        </w:rPr>
        <w:t>state-of-the</w:t>
      </w:r>
      <w:r w:rsidR="00011A06" w:rsidRPr="00CD4C14">
        <w:rPr>
          <w:rFonts w:ascii="Times New Roman" w:hAnsi="Times New Roman" w:cs="Times New Roman"/>
          <w:sz w:val="24"/>
          <w:szCs w:val="24"/>
          <w:lang w:val="en-GB"/>
        </w:rPr>
        <w:t xml:space="preserve">-art deep learning </w:t>
      </w:r>
      <w:r w:rsidRPr="00CD4C14">
        <w:rPr>
          <w:rFonts w:ascii="Times New Roman" w:hAnsi="Times New Roman" w:cs="Times New Roman"/>
          <w:sz w:val="24"/>
          <w:szCs w:val="24"/>
          <w:lang w:val="en-GB"/>
        </w:rPr>
        <w:t xml:space="preserve">architectures </w:t>
      </w:r>
      <w:r w:rsidR="00011A06" w:rsidRPr="00CD4C14">
        <w:rPr>
          <w:rFonts w:ascii="Times New Roman" w:hAnsi="Times New Roman" w:cs="Times New Roman"/>
          <w:sz w:val="24"/>
          <w:szCs w:val="24"/>
          <w:lang w:val="en-GB"/>
        </w:rPr>
        <w:t>(U-Net</w:t>
      </w:r>
      <w:r w:rsidR="00B53516" w:rsidRPr="00CD4C14">
        <w:rPr>
          <w:rFonts w:ascii="Times New Roman" w:hAnsi="Times New Roman" w:cs="Times New Roman"/>
          <w:sz w:val="24"/>
          <w:szCs w:val="24"/>
          <w:lang w:val="en-GB"/>
        </w:rPr>
        <w:t xml:space="preserve"> and</w:t>
      </w:r>
      <w:r w:rsidR="00011A06" w:rsidRPr="00CD4C14">
        <w:rPr>
          <w:rFonts w:ascii="Times New Roman" w:hAnsi="Times New Roman" w:cs="Times New Roman"/>
          <w:sz w:val="24"/>
          <w:szCs w:val="24"/>
          <w:lang w:val="en-GB"/>
        </w:rPr>
        <w:t xml:space="preserve"> Attention U-Net) </w:t>
      </w:r>
      <w:r w:rsidRPr="00CD4C14">
        <w:rPr>
          <w:rFonts w:ascii="Times New Roman" w:hAnsi="Times New Roman" w:cs="Times New Roman"/>
          <w:sz w:val="24"/>
          <w:szCs w:val="24"/>
          <w:lang w:val="en-GB"/>
        </w:rPr>
        <w:t>for semantic segmentation of land cover in the complex ecosystems of Colombia using Sentinel-2 imagery.</w:t>
      </w:r>
    </w:p>
    <w:p w14:paraId="492D3891" w14:textId="0DC9C531" w:rsidR="00C8386E" w:rsidRPr="00CD4C14" w:rsidRDefault="00C8386E" w:rsidP="00CD4C14">
      <w:pPr>
        <w:pStyle w:val="ListParagraph"/>
        <w:numPr>
          <w:ilvl w:val="0"/>
          <w:numId w:val="8"/>
        </w:num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The production of a high-resolution land</w:t>
      </w:r>
      <w:r w:rsidR="006D4B8F" w:rsidRPr="00CD4C14">
        <w:rPr>
          <w:rFonts w:ascii="Times New Roman" w:hAnsi="Times New Roman" w:cs="Times New Roman"/>
          <w:sz w:val="24"/>
          <w:szCs w:val="24"/>
          <w:lang w:val="en-GB"/>
        </w:rPr>
        <w:t>-</w:t>
      </w:r>
      <w:r w:rsidRPr="00CD4C14">
        <w:rPr>
          <w:rFonts w:ascii="Times New Roman" w:hAnsi="Times New Roman" w:cs="Times New Roman"/>
          <w:sz w:val="24"/>
          <w:szCs w:val="24"/>
          <w:lang w:val="en-GB"/>
        </w:rPr>
        <w:t>cover map and a quantitative analysis of forest change for a critical deforestation hotspot, providing actionable insights for local conservation efforts.</w:t>
      </w:r>
    </w:p>
    <w:p w14:paraId="4ED58AA9" w14:textId="619E3AE1" w:rsidR="00B86AB2" w:rsidRPr="00CD4C14" w:rsidRDefault="00C8386E"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This paper is organised as follows: </w:t>
      </w:r>
      <w:r w:rsidR="006D4B8F" w:rsidRPr="00CD4C14">
        <w:rPr>
          <w:rFonts w:ascii="Times New Roman" w:hAnsi="Times New Roman" w:cs="Times New Roman"/>
          <w:sz w:val="24"/>
          <w:szCs w:val="24"/>
          <w:lang w:val="en-GB"/>
        </w:rPr>
        <w:t>Chapter 2</w:t>
      </w:r>
      <w:r w:rsidRPr="00CD4C14">
        <w:rPr>
          <w:rFonts w:ascii="Times New Roman" w:hAnsi="Times New Roman" w:cs="Times New Roman"/>
          <w:sz w:val="24"/>
          <w:szCs w:val="24"/>
          <w:lang w:val="en-GB"/>
        </w:rPr>
        <w:t xml:space="preserve"> details the study area, the datasets used for training, the implemented neural network architectures, and the experimental configuration. </w:t>
      </w:r>
      <w:r w:rsidR="006D4B8F" w:rsidRPr="00CD4C14">
        <w:rPr>
          <w:rFonts w:ascii="Times New Roman" w:hAnsi="Times New Roman" w:cs="Times New Roman"/>
          <w:sz w:val="24"/>
          <w:szCs w:val="24"/>
          <w:lang w:val="en-GB"/>
        </w:rPr>
        <w:t>Chapter 3</w:t>
      </w:r>
      <w:r w:rsidRPr="00CD4C14">
        <w:rPr>
          <w:rFonts w:ascii="Times New Roman" w:hAnsi="Times New Roman" w:cs="Times New Roman"/>
          <w:sz w:val="24"/>
          <w:szCs w:val="24"/>
          <w:lang w:val="en-GB"/>
        </w:rPr>
        <w:t xml:space="preserve"> presents the results of the model training and the land cover change analysis. Finally, </w:t>
      </w:r>
      <w:r w:rsidR="006D4B8F" w:rsidRPr="00CD4C14">
        <w:rPr>
          <w:rFonts w:ascii="Times New Roman" w:hAnsi="Times New Roman" w:cs="Times New Roman"/>
          <w:sz w:val="24"/>
          <w:szCs w:val="24"/>
          <w:lang w:val="en-GB"/>
        </w:rPr>
        <w:t>Chapters 4</w:t>
      </w:r>
      <w:r w:rsidRPr="00CD4C14">
        <w:rPr>
          <w:rFonts w:ascii="Times New Roman" w:hAnsi="Times New Roman" w:cs="Times New Roman"/>
          <w:sz w:val="24"/>
          <w:szCs w:val="24"/>
          <w:lang w:val="en-GB"/>
        </w:rPr>
        <w:t xml:space="preserve"> and </w:t>
      </w:r>
      <w:r w:rsidR="006D4B8F" w:rsidRPr="00CD4C14">
        <w:rPr>
          <w:rFonts w:ascii="Times New Roman" w:hAnsi="Times New Roman" w:cs="Times New Roman"/>
          <w:sz w:val="24"/>
          <w:szCs w:val="24"/>
          <w:lang w:val="en-GB"/>
        </w:rPr>
        <w:t xml:space="preserve">5 </w:t>
      </w:r>
      <w:r w:rsidRPr="00CD4C14">
        <w:rPr>
          <w:rFonts w:ascii="Times New Roman" w:hAnsi="Times New Roman" w:cs="Times New Roman"/>
          <w:sz w:val="24"/>
          <w:szCs w:val="24"/>
          <w:lang w:val="en-GB"/>
        </w:rPr>
        <w:t>provide a discussion of the results and the overall conclusions of the study, respectively.</w:t>
      </w:r>
    </w:p>
    <w:p w14:paraId="210F1E6C" w14:textId="5C0EDAFE" w:rsidR="00B91C97" w:rsidRPr="009B5E54" w:rsidRDefault="00B91C97">
      <w:pPr>
        <w:rPr>
          <w:rFonts w:ascii="Times New Roman" w:hAnsi="Times New Roman" w:cs="Times New Roman"/>
          <w:lang w:val="en-GB"/>
        </w:rPr>
      </w:pPr>
      <w:r w:rsidRPr="009B5E54">
        <w:rPr>
          <w:rFonts w:ascii="Times New Roman" w:hAnsi="Times New Roman" w:cs="Times New Roman"/>
          <w:lang w:val="en-GB"/>
        </w:rPr>
        <w:br w:type="page"/>
      </w:r>
    </w:p>
    <w:p w14:paraId="40F4203C" w14:textId="4EAA6027" w:rsidR="00B91C97" w:rsidRPr="0048090E" w:rsidRDefault="00A30C85" w:rsidP="00346411">
      <w:pPr>
        <w:pStyle w:val="Heading1"/>
        <w:numPr>
          <w:ilvl w:val="0"/>
          <w:numId w:val="27"/>
        </w:numPr>
        <w:rPr>
          <w:b/>
          <w:bCs/>
        </w:rPr>
      </w:pPr>
      <w:bookmarkStart w:id="6" w:name="_Toc207365447"/>
      <w:r w:rsidRPr="0048090E">
        <w:rPr>
          <w:rStyle w:val="Heading1Char"/>
          <w:b/>
          <w:bCs/>
        </w:rPr>
        <w:lastRenderedPageBreak/>
        <w:t>MATERIALS AND METHOD</w:t>
      </w:r>
      <w:r w:rsidRPr="0048090E">
        <w:rPr>
          <w:b/>
          <w:bCs/>
        </w:rPr>
        <w:t>S</w:t>
      </w:r>
      <w:bookmarkEnd w:id="6"/>
    </w:p>
    <w:p w14:paraId="36A4E540" w14:textId="77777777" w:rsidR="00436E56" w:rsidRPr="00C67254" w:rsidRDefault="00436E56" w:rsidP="00436E56">
      <w:pPr>
        <w:pStyle w:val="ListParagraph"/>
        <w:ind w:left="1080"/>
        <w:rPr>
          <w:rFonts w:ascii="Times New Roman" w:hAnsi="Times New Roman" w:cs="Times New Roman"/>
          <w:b/>
          <w:bCs/>
          <w:lang w:val="en-GB"/>
        </w:rPr>
      </w:pPr>
    </w:p>
    <w:p w14:paraId="24D1A80D" w14:textId="7C2D7F2A" w:rsidR="00902220" w:rsidRPr="00851560" w:rsidRDefault="00851560" w:rsidP="00865A36">
      <w:pPr>
        <w:pStyle w:val="Heading2"/>
        <w:ind w:left="0"/>
        <w:rPr>
          <w:b/>
          <w:bCs/>
          <w:i w:val="0"/>
          <w:iCs/>
          <w:lang w:val="en-GB"/>
        </w:rPr>
      </w:pPr>
      <w:bookmarkStart w:id="7" w:name="_Toc207365448"/>
      <w:r w:rsidRPr="00851560">
        <w:rPr>
          <w:b/>
          <w:bCs/>
          <w:i w:val="0"/>
          <w:iCs/>
          <w:lang w:val="en-GB"/>
        </w:rPr>
        <w:t>2.1 STUDY AREA</w:t>
      </w:r>
      <w:bookmarkEnd w:id="7"/>
    </w:p>
    <w:p w14:paraId="2D98A7EC" w14:textId="2F2039B9" w:rsidR="007E36E7" w:rsidRPr="00CD4C14" w:rsidRDefault="007E36E7" w:rsidP="00CD4C14">
      <w:pPr>
        <w:spacing w:line="360" w:lineRule="auto"/>
        <w:jc w:val="both"/>
        <w:rPr>
          <w:rFonts w:ascii="Times New Roman" w:hAnsi="Times New Roman" w:cs="Times New Roman"/>
          <w:sz w:val="24"/>
          <w:szCs w:val="24"/>
          <w:lang w:val="en-GB"/>
        </w:rPr>
      </w:pPr>
      <w:commentRangeStart w:id="8"/>
      <w:r w:rsidRPr="00CD4C14">
        <w:rPr>
          <w:rFonts w:ascii="Times New Roman" w:hAnsi="Times New Roman" w:cs="Times New Roman"/>
          <w:sz w:val="24"/>
          <w:szCs w:val="24"/>
          <w:lang w:val="en-GB"/>
        </w:rPr>
        <w:t xml:space="preserve">The geographical focus of this study is the northwestern Colombian Amazon, a region critically important for both its immense biodiversity and its alarming rates of forest loss. This area </w:t>
      </w:r>
      <w:r w:rsidR="00446909" w:rsidRPr="00CD4C14">
        <w:rPr>
          <w:rFonts w:ascii="Times New Roman" w:hAnsi="Times New Roman" w:cs="Times New Roman"/>
          <w:sz w:val="24"/>
          <w:szCs w:val="24"/>
          <w:lang w:val="en-GB"/>
        </w:rPr>
        <w:t xml:space="preserve">is located at </w:t>
      </w:r>
      <w:r w:rsidRPr="00CD4C14">
        <w:rPr>
          <w:rFonts w:ascii="Times New Roman" w:hAnsi="Times New Roman" w:cs="Times New Roman"/>
          <w:sz w:val="24"/>
          <w:szCs w:val="24"/>
          <w:lang w:val="en-GB"/>
        </w:rPr>
        <w:t>the "Arc of Deforestation," a frontier where agricultural expansion, infrastructure development, and illicit activities exert intense pressure on rainforest ecosystems</w:t>
      </w:r>
      <w:r w:rsidR="008F4316"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CD4C14" w:rsidRDefault="007E36E7"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To effectively train and validate the deep learning models, two distinct Regions of Interest (ROIs) were strategically selected within this critical zone, as depicted in Figure </w:t>
      </w:r>
      <w:r w:rsidR="00737BD4" w:rsidRPr="00CD4C14">
        <w:rPr>
          <w:rFonts w:ascii="Times New Roman" w:hAnsi="Times New Roman" w:cs="Times New Roman"/>
          <w:sz w:val="24"/>
          <w:szCs w:val="24"/>
          <w:lang w:val="en-GB"/>
        </w:rPr>
        <w:t>1</w:t>
      </w:r>
      <w:r w:rsidRPr="00CD4C14">
        <w:rPr>
          <w:rFonts w:ascii="Times New Roman" w:hAnsi="Times New Roman" w:cs="Times New Roman"/>
          <w:sz w:val="24"/>
          <w:szCs w:val="24"/>
          <w:lang w:val="en-GB"/>
        </w:rPr>
        <w:t>.</w:t>
      </w:r>
      <w:commentRangeEnd w:id="8"/>
      <w:r w:rsidR="000A25D9" w:rsidRPr="00CD4C14">
        <w:rPr>
          <w:rStyle w:val="CommentReference"/>
          <w:sz w:val="24"/>
          <w:szCs w:val="24"/>
          <w:lang w:val="en-GB"/>
        </w:rPr>
        <w:commentReference w:id="8"/>
      </w:r>
    </w:p>
    <w:p w14:paraId="14C643CE" w14:textId="77777777" w:rsidR="00D213AD" w:rsidRPr="009B5E54" w:rsidRDefault="00305105" w:rsidP="00D213AD">
      <w:pPr>
        <w:pStyle w:val="ListParagraph"/>
        <w:jc w:val="center"/>
        <w:rPr>
          <w:rFonts w:ascii="Times New Roman" w:hAnsi="Times New Roman" w:cs="Times New Roman"/>
          <w:b/>
          <w:bCs/>
          <w:sz w:val="18"/>
          <w:szCs w:val="18"/>
          <w:lang w:val="en-GB"/>
        </w:rPr>
      </w:pPr>
      <w:r w:rsidRPr="009B5E54">
        <w:rPr>
          <w:rFonts w:ascii="Times New Roman" w:hAnsi="Times New Roman" w:cs="Times New Roman"/>
          <w:i/>
          <w:iCs/>
          <w:noProof/>
          <w:lang w:val="en-GB"/>
        </w:rPr>
        <w:drawing>
          <wp:inline distT="0" distB="0" distL="0" distR="0" wp14:anchorId="4BE063EC" wp14:editId="35AB4A8F">
            <wp:extent cx="3982453" cy="3554960"/>
            <wp:effectExtent l="0" t="0" r="0" b="762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12" cstate="print">
                      <a:extLst>
                        <a:ext uri="{28A0092B-C50C-407E-A947-70E740481C1C}">
                          <a14:useLocalDpi xmlns:a14="http://schemas.microsoft.com/office/drawing/2010/main" val="0"/>
                        </a:ext>
                      </a:extLst>
                    </a:blip>
                    <a:srcRect l="25204" r="9455" b="8378"/>
                    <a:stretch>
                      <a:fillRect/>
                    </a:stretch>
                  </pic:blipFill>
                  <pic:spPr bwMode="auto">
                    <a:xfrm>
                      <a:off x="0" y="0"/>
                      <a:ext cx="4006463" cy="3576393"/>
                    </a:xfrm>
                    <a:prstGeom prst="rect">
                      <a:avLst/>
                    </a:prstGeom>
                    <a:ln>
                      <a:noFill/>
                    </a:ln>
                    <a:extLst>
                      <a:ext uri="{53640926-AAD7-44D8-BBD7-CCE9431645EC}">
                        <a14:shadowObscured xmlns:a14="http://schemas.microsoft.com/office/drawing/2010/main"/>
                      </a:ext>
                    </a:extLst>
                  </pic:spPr>
                </pic:pic>
              </a:graphicData>
            </a:graphic>
          </wp:inline>
        </w:drawing>
      </w:r>
    </w:p>
    <w:p w14:paraId="4D2E1EB5" w14:textId="01A68422" w:rsidR="001321C5" w:rsidRPr="001321C5" w:rsidRDefault="001321C5" w:rsidP="00A85C83">
      <w:pPr>
        <w:pStyle w:val="Caption"/>
        <w:spacing w:line="276" w:lineRule="auto"/>
        <w:jc w:val="both"/>
        <w:rPr>
          <w:rFonts w:ascii="Times New Roman" w:hAnsi="Times New Roman" w:cs="Times New Roman"/>
          <w:i w:val="0"/>
          <w:iCs w:val="0"/>
          <w:color w:val="auto"/>
          <w:sz w:val="22"/>
          <w:szCs w:val="22"/>
          <w:lang w:val="en-GB"/>
        </w:rPr>
      </w:pPr>
      <w:bookmarkStart w:id="9" w:name="_Toc207329579"/>
      <w:r w:rsidRPr="001321C5">
        <w:rPr>
          <w:rFonts w:ascii="Times New Roman" w:hAnsi="Times New Roman" w:cs="Times New Roman"/>
          <w:b/>
          <w:bCs/>
          <w:i w:val="0"/>
          <w:iCs w:val="0"/>
          <w:color w:val="auto"/>
          <w:sz w:val="22"/>
          <w:szCs w:val="22"/>
          <w:lang w:val="en-GB"/>
        </w:rPr>
        <w:t xml:space="preserve">Figure </w:t>
      </w:r>
      <w:r w:rsidRPr="001321C5">
        <w:rPr>
          <w:rFonts w:ascii="Times New Roman" w:hAnsi="Times New Roman" w:cs="Times New Roman"/>
          <w:b/>
          <w:bCs/>
          <w:i w:val="0"/>
          <w:iCs w:val="0"/>
          <w:color w:val="auto"/>
          <w:sz w:val="22"/>
          <w:szCs w:val="22"/>
          <w:lang w:val="en-GB"/>
        </w:rPr>
        <w:fldChar w:fldCharType="begin"/>
      </w:r>
      <w:r w:rsidRPr="001321C5">
        <w:rPr>
          <w:rFonts w:ascii="Times New Roman" w:hAnsi="Times New Roman" w:cs="Times New Roman"/>
          <w:b/>
          <w:bCs/>
          <w:i w:val="0"/>
          <w:iCs w:val="0"/>
          <w:color w:val="auto"/>
          <w:sz w:val="22"/>
          <w:szCs w:val="22"/>
          <w:lang w:val="en-GB"/>
        </w:rPr>
        <w:instrText xml:space="preserve"> SEQ Figure \* ARABIC </w:instrText>
      </w:r>
      <w:r w:rsidRPr="001321C5">
        <w:rPr>
          <w:rFonts w:ascii="Times New Roman" w:hAnsi="Times New Roman" w:cs="Times New Roman"/>
          <w:b/>
          <w:bCs/>
          <w:i w:val="0"/>
          <w:iCs w:val="0"/>
          <w:color w:val="auto"/>
          <w:sz w:val="22"/>
          <w:szCs w:val="22"/>
          <w:lang w:val="en-GB"/>
        </w:rPr>
        <w:fldChar w:fldCharType="separate"/>
      </w:r>
      <w:r w:rsidR="004438A9">
        <w:rPr>
          <w:rFonts w:ascii="Times New Roman" w:hAnsi="Times New Roman" w:cs="Times New Roman"/>
          <w:b/>
          <w:bCs/>
          <w:i w:val="0"/>
          <w:iCs w:val="0"/>
          <w:noProof/>
          <w:color w:val="auto"/>
          <w:sz w:val="22"/>
          <w:szCs w:val="22"/>
          <w:lang w:val="en-GB"/>
        </w:rPr>
        <w:t>1</w:t>
      </w:r>
      <w:r w:rsidRPr="001321C5">
        <w:rPr>
          <w:rFonts w:ascii="Times New Roman" w:hAnsi="Times New Roman" w:cs="Times New Roman"/>
          <w:b/>
          <w:bCs/>
          <w:i w:val="0"/>
          <w:iCs w:val="0"/>
          <w:color w:val="auto"/>
          <w:sz w:val="22"/>
          <w:szCs w:val="22"/>
          <w:lang w:val="en-GB"/>
        </w:rPr>
        <w:fldChar w:fldCharType="end"/>
      </w:r>
      <w:r w:rsidRPr="001321C5">
        <w:rPr>
          <w:rFonts w:ascii="Times New Roman" w:hAnsi="Times New Roman" w:cs="Times New Roman"/>
          <w:b/>
          <w:bCs/>
          <w:i w:val="0"/>
          <w:iCs w:val="0"/>
          <w:color w:val="auto"/>
          <w:sz w:val="22"/>
          <w:szCs w:val="22"/>
          <w:lang w:val="en-GB"/>
        </w:rPr>
        <w:t>.</w:t>
      </w:r>
      <w:r w:rsidRPr="001321C5">
        <w:rPr>
          <w:rFonts w:ascii="Times New Roman" w:hAnsi="Times New Roman" w:cs="Times New Roman"/>
          <w:i w:val="0"/>
          <w:iCs w:val="0"/>
          <w:color w:val="auto"/>
          <w:sz w:val="22"/>
          <w:szCs w:val="22"/>
          <w:lang w:val="en-GB"/>
        </w:rPr>
        <w:t xml:space="preserve">  A map showing Colombia with the two ROIs as "Training ROI" in Caquetá/Meta and "Change Detection ROI" in Guaviare.</w:t>
      </w:r>
      <w:bookmarkEnd w:id="9"/>
    </w:p>
    <w:p w14:paraId="3130D56A" w14:textId="7ADF7AB5" w:rsidR="00C77AAB" w:rsidRPr="00CD4C14" w:rsidRDefault="009C5F13"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The primary region for training the semantic segmentation models was a large, diverse area of 15,075.31 km² spanning the municipalities of San Vicente del </w:t>
      </w:r>
      <w:proofErr w:type="spellStart"/>
      <w:r w:rsidRPr="00CD4C14">
        <w:rPr>
          <w:rFonts w:ascii="Times New Roman" w:hAnsi="Times New Roman" w:cs="Times New Roman"/>
          <w:sz w:val="24"/>
          <w:szCs w:val="24"/>
          <w:lang w:val="en-GB"/>
        </w:rPr>
        <w:t>Caguán</w:t>
      </w:r>
      <w:proofErr w:type="spellEnd"/>
      <w:r w:rsidRPr="00CD4C14">
        <w:rPr>
          <w:rFonts w:ascii="Times New Roman" w:hAnsi="Times New Roman" w:cs="Times New Roman"/>
          <w:sz w:val="24"/>
          <w:szCs w:val="24"/>
          <w:lang w:val="en-GB"/>
        </w:rPr>
        <w:t xml:space="preserve"> (Caquetá department) and La Macarena (Meta department</w:t>
      </w:r>
      <w:r w:rsidR="004A554E" w:rsidRPr="00CD4C14">
        <w:rPr>
          <w:rFonts w:ascii="Times New Roman" w:hAnsi="Times New Roman" w:cs="Times New Roman"/>
          <w:sz w:val="24"/>
          <w:szCs w:val="24"/>
          <w:lang w:val="en-GB"/>
        </w:rPr>
        <w:t xml:space="preserve">), strategically chosen because it is an active deforestation hotspot containing a diverse mix of landscapes. This includes intact rainforest, established </w:t>
      </w:r>
      <w:r w:rsidR="004A554E" w:rsidRPr="00CD4C14">
        <w:rPr>
          <w:rFonts w:ascii="Times New Roman" w:hAnsi="Times New Roman" w:cs="Times New Roman"/>
          <w:sz w:val="24"/>
          <w:szCs w:val="24"/>
          <w:lang w:val="en-GB"/>
        </w:rPr>
        <w:lastRenderedPageBreak/>
        <w:t>pastureland, and the critical transitional stages of forest conversion, such as fragmented forest and scrubland.</w:t>
      </w:r>
    </w:p>
    <w:p w14:paraId="177E9A35" w14:textId="7D7F37E4" w:rsidR="00B91D16" w:rsidRPr="00CD4C14" w:rsidRDefault="00B91D16" w:rsidP="00CD4C14">
      <w:pPr>
        <w:spacing w:line="360" w:lineRule="auto"/>
        <w:jc w:val="both"/>
        <w:rPr>
          <w:rFonts w:ascii="Times New Roman" w:hAnsi="Times New Roman" w:cs="Times New Roman"/>
          <w:sz w:val="24"/>
          <w:szCs w:val="24"/>
          <w:lang w:val="en-GB"/>
        </w:rPr>
      </w:pPr>
      <w:commentRangeStart w:id="10"/>
      <w:r w:rsidRPr="00CD4C14">
        <w:rPr>
          <w:rFonts w:ascii="Times New Roman" w:hAnsi="Times New Roman" w:cs="Times New Roman"/>
          <w:sz w:val="24"/>
          <w:szCs w:val="24"/>
          <w:lang w:val="en-GB"/>
        </w:rPr>
        <w:t>This diversity</w:t>
      </w:r>
      <w:commentRangeEnd w:id="10"/>
      <w:r w:rsidR="000D62C6" w:rsidRPr="00CD4C14">
        <w:rPr>
          <w:rStyle w:val="CommentReference"/>
          <w:sz w:val="24"/>
          <w:szCs w:val="24"/>
          <w:lang w:val="en-GB"/>
        </w:rPr>
        <w:commentReference w:id="10"/>
      </w:r>
      <w:r w:rsidRPr="00CD4C14">
        <w:rPr>
          <w:rFonts w:ascii="Times New Roman" w:hAnsi="Times New Roman" w:cs="Times New Roman"/>
          <w:sz w:val="24"/>
          <w:szCs w:val="24"/>
          <w:lang w:val="en-GB"/>
        </w:rPr>
        <w:t xml:space="preserve">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sidRPr="00CD4C14">
        <w:rPr>
          <w:rFonts w:ascii="Times New Roman" w:hAnsi="Times New Roman" w:cs="Times New Roman"/>
          <w:sz w:val="24"/>
          <w:szCs w:val="24"/>
          <w:lang w:val="en-GB"/>
        </w:rPr>
        <w:t xml:space="preserve"> </w:t>
      </w:r>
      <w:r w:rsidR="00363721"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sidRPr="00CD4C14">
        <w:rPr>
          <w:rFonts w:ascii="Times New Roman" w:hAnsi="Times New Roman" w:cs="Times New Roman"/>
          <w:sz w:val="24"/>
          <w:szCs w:val="24"/>
          <w:lang w:val="en-GB"/>
        </w:rPr>
        <w:fldChar w:fldCharType="separate"/>
      </w:r>
      <w:r w:rsidR="00363721" w:rsidRPr="00CD4C14">
        <w:rPr>
          <w:rFonts w:ascii="Times New Roman" w:hAnsi="Times New Roman" w:cs="Times New Roman"/>
          <w:noProof/>
          <w:sz w:val="24"/>
          <w:szCs w:val="24"/>
          <w:lang w:val="en-GB"/>
        </w:rPr>
        <w:t>(IDEAM, 2024)</w:t>
      </w:r>
      <w:r w:rsidR="00363721" w:rsidRPr="00CD4C14">
        <w:rPr>
          <w:rFonts w:ascii="Times New Roman" w:hAnsi="Times New Roman" w:cs="Times New Roman"/>
          <w:sz w:val="24"/>
          <w:szCs w:val="24"/>
          <w:lang w:val="en-GB"/>
        </w:rPr>
        <w:fldChar w:fldCharType="end"/>
      </w:r>
      <w:r w:rsidR="00363721" w:rsidRPr="00CD4C14">
        <w:rPr>
          <w:rFonts w:ascii="Times New Roman" w:hAnsi="Times New Roman" w:cs="Times New Roman"/>
          <w:sz w:val="24"/>
          <w:szCs w:val="24"/>
          <w:lang w:val="en-GB"/>
        </w:rPr>
        <w:t xml:space="preserve">. </w:t>
      </w:r>
      <w:r w:rsidRPr="00CD4C14">
        <w:rPr>
          <w:rFonts w:ascii="Times New Roman" w:hAnsi="Times New Roman" w:cs="Times New Roman"/>
          <w:sz w:val="24"/>
          <w:szCs w:val="24"/>
          <w:lang w:val="en-GB"/>
        </w:rPr>
        <w:t>The bounding box for this training region is defined by the coordinates: 1.722°N to 2.712°N and 74.889°W to 73.656°W.</w:t>
      </w:r>
    </w:p>
    <w:p w14:paraId="1FBA9915" w14:textId="589338E2" w:rsidR="00BF4936" w:rsidRPr="00CD4C14" w:rsidRDefault="00BF4936"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 xml:space="preserve">For the final change detection analysis, a separate and distinct ROI was selected to test the model's generalization capabilities on a new, unseen area. This 4,430.23 km² region is </w:t>
      </w:r>
      <w:r w:rsidR="00FD79BC" w:rsidRPr="00CD4C14">
        <w:rPr>
          <w:rFonts w:ascii="Times New Roman" w:hAnsi="Times New Roman" w:cs="Times New Roman"/>
          <w:sz w:val="24"/>
          <w:szCs w:val="24"/>
          <w:lang w:val="en-GB"/>
        </w:rPr>
        <w:t>cantered</w:t>
      </w:r>
      <w:r w:rsidRPr="00CD4C14">
        <w:rPr>
          <w:rFonts w:ascii="Times New Roman" w:hAnsi="Times New Roman" w:cs="Times New Roman"/>
          <w:sz w:val="24"/>
          <w:szCs w:val="24"/>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sidRPr="00CD4C14">
        <w:rPr>
          <w:rFonts w:ascii="Times New Roman" w:hAnsi="Times New Roman" w:cs="Times New Roman"/>
          <w:sz w:val="24"/>
          <w:szCs w:val="24"/>
          <w:lang w:val="en-GB"/>
        </w:rPr>
        <w:t xml:space="preserve"> </w:t>
      </w:r>
      <w:r w:rsidR="00416FC4" w:rsidRPr="00CD4C14">
        <w:rPr>
          <w:rFonts w:ascii="Times New Roman" w:hAnsi="Times New Roman" w:cs="Times New Roman"/>
          <w:sz w:val="24"/>
          <w:szCs w:val="24"/>
          <w:lang w:val="en-GB"/>
        </w:rPr>
        <w:fldChar w:fldCharType="begin"/>
      </w:r>
      <w:r w:rsidR="009A77D4" w:rsidRPr="00CD4C14">
        <w:rPr>
          <w:rFonts w:ascii="Times New Roman" w:hAnsi="Times New Roman" w:cs="Times New Roman"/>
          <w:sz w:val="24"/>
          <w:szCs w:val="24"/>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sidRPr="00CD4C14">
        <w:rPr>
          <w:rFonts w:ascii="Times New Roman" w:hAnsi="Times New Roman" w:cs="Times New Roman"/>
          <w:sz w:val="24"/>
          <w:szCs w:val="24"/>
          <w:lang w:val="en-GB"/>
        </w:rPr>
        <w:fldChar w:fldCharType="separate"/>
      </w:r>
      <w:r w:rsidR="00416FC4" w:rsidRPr="00CD4C14">
        <w:rPr>
          <w:rFonts w:ascii="Times New Roman" w:hAnsi="Times New Roman" w:cs="Times New Roman"/>
          <w:noProof/>
          <w:sz w:val="24"/>
          <w:szCs w:val="24"/>
          <w:lang w:val="en-GB"/>
        </w:rPr>
        <w:t>(UNODC, 2021)</w:t>
      </w:r>
      <w:r w:rsidR="00416FC4" w:rsidRPr="00CD4C14">
        <w:rPr>
          <w:rFonts w:ascii="Times New Roman" w:hAnsi="Times New Roman" w:cs="Times New Roman"/>
          <w:sz w:val="24"/>
          <w:szCs w:val="24"/>
          <w:lang w:val="en-GB"/>
        </w:rPr>
        <w:fldChar w:fldCharType="end"/>
      </w:r>
      <w:r w:rsidR="00416FC4" w:rsidRPr="00CD4C14">
        <w:rPr>
          <w:rFonts w:ascii="Times New Roman" w:hAnsi="Times New Roman" w:cs="Times New Roman"/>
          <w:sz w:val="24"/>
          <w:szCs w:val="24"/>
          <w:lang w:val="en-GB"/>
        </w:rPr>
        <w:t>.</w:t>
      </w:r>
    </w:p>
    <w:p w14:paraId="27129266" w14:textId="77777777" w:rsidR="009E5A56" w:rsidRPr="00CD4C14" w:rsidRDefault="00BF4936" w:rsidP="00CD4C14">
      <w:pPr>
        <w:spacing w:line="360" w:lineRule="auto"/>
        <w:jc w:val="both"/>
        <w:rPr>
          <w:rFonts w:ascii="Times New Roman" w:hAnsi="Times New Roman" w:cs="Times New Roman"/>
          <w:sz w:val="24"/>
          <w:szCs w:val="24"/>
          <w:lang w:val="en-GB"/>
        </w:rPr>
      </w:pPr>
      <w:r w:rsidRPr="00CD4C14">
        <w:rPr>
          <w:rFonts w:ascii="Times New Roman" w:hAnsi="Times New Roman" w:cs="Times New Roman"/>
          <w:sz w:val="24"/>
          <w:szCs w:val="24"/>
          <w:lang w:val="en-GB"/>
        </w:rPr>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6DACDD4" w:rsidR="00902220" w:rsidRPr="00851560" w:rsidRDefault="00851560" w:rsidP="00CD4C14">
      <w:pPr>
        <w:pStyle w:val="Heading2"/>
        <w:spacing w:line="360" w:lineRule="auto"/>
        <w:ind w:left="0"/>
        <w:rPr>
          <w:b/>
          <w:bCs/>
          <w:i w:val="0"/>
          <w:iCs/>
          <w:szCs w:val="24"/>
          <w:lang w:val="en-GB"/>
        </w:rPr>
      </w:pPr>
      <w:bookmarkStart w:id="11" w:name="_Toc207365449"/>
      <w:r w:rsidRPr="00851560">
        <w:rPr>
          <w:b/>
          <w:bCs/>
          <w:i w:val="0"/>
          <w:iCs/>
          <w:szCs w:val="24"/>
          <w:lang w:val="en-GB"/>
        </w:rPr>
        <w:t>2.2 DATASETS</w:t>
      </w:r>
      <w:bookmarkEnd w:id="11"/>
    </w:p>
    <w:p w14:paraId="4C3DC966" w14:textId="0050E074" w:rsidR="0003550C" w:rsidRPr="00CD4C14" w:rsidRDefault="00DE223A" w:rsidP="00CD4C14">
      <w:pPr>
        <w:spacing w:line="360" w:lineRule="auto"/>
        <w:jc w:val="both"/>
        <w:rPr>
          <w:rFonts w:ascii="Times New Roman" w:hAnsi="Times New Roman" w:cs="Times New Roman"/>
          <w:sz w:val="24"/>
          <w:szCs w:val="24"/>
          <w:lang w:val="en-GB"/>
        </w:rPr>
      </w:pPr>
      <w:r w:rsidRPr="00DE223A">
        <w:rPr>
          <w:rFonts w:ascii="Times New Roman" w:hAnsi="Times New Roman" w:cs="Times New Roman"/>
          <w:sz w:val="24"/>
          <w:szCs w:val="24"/>
          <w:lang w:val="en-GB"/>
        </w:rPr>
        <w:t>To address the project's objective, this study utilizes two complementary datasets sourced from the Google Earth Engine (GEE) platform: Sentinel-2 multispectral imagery and the Dynamic World land cover classifications. These datasets are intrinsically linked; the Sentinel-2 imagery serves as the primary input feature data for the deep learning model, while the Dynamic World product provides the corresponding pixel-level "ground-truth" labels for training and validation. Their selection was driven by their perfect spatial and temporal alignment, which is critical for supervised machine learning, as well as their suitability for large-scale analysis. Figure 2 visually demonstrates this direct relationship, showing a sample Sentinel-2 true-</w:t>
      </w:r>
      <w:proofErr w:type="spellStart"/>
      <w:r w:rsidRPr="00DE223A">
        <w:rPr>
          <w:rFonts w:ascii="Times New Roman" w:hAnsi="Times New Roman" w:cs="Times New Roman"/>
          <w:sz w:val="24"/>
          <w:szCs w:val="24"/>
          <w:lang w:val="en-GB"/>
        </w:rPr>
        <w:t>color</w:t>
      </w:r>
      <w:proofErr w:type="spellEnd"/>
      <w:r w:rsidRPr="00DE223A">
        <w:rPr>
          <w:rFonts w:ascii="Times New Roman" w:hAnsi="Times New Roman" w:cs="Times New Roman"/>
          <w:sz w:val="24"/>
          <w:szCs w:val="24"/>
          <w:lang w:val="en-GB"/>
        </w:rPr>
        <w:t xml:space="preserve"> image alongside its perfectly aligned Dynamic World classification mask.</w:t>
      </w:r>
    </w:p>
    <w:p w14:paraId="31D42643" w14:textId="77777777" w:rsidR="001321C5" w:rsidRDefault="00FB2131" w:rsidP="001321C5">
      <w:pPr>
        <w:jc w:val="both"/>
        <w:rPr>
          <w:rFonts w:ascii="Times New Roman" w:hAnsi="Times New Roman" w:cs="Times New Roman"/>
          <w:lang w:val="en-GB"/>
        </w:rPr>
      </w:pPr>
      <w:commentRangeStart w:id="12"/>
      <w:commentRangeEnd w:id="12"/>
      <w:r w:rsidRPr="009B5E54">
        <w:rPr>
          <w:rStyle w:val="CommentReference"/>
          <w:lang w:val="en-GB"/>
        </w:rPr>
        <w:lastRenderedPageBreak/>
        <w:commentReference w:id="12"/>
      </w:r>
      <w:r w:rsidR="0003550C" w:rsidRPr="009B5E54">
        <w:rPr>
          <w:lang w:val="en-GB"/>
        </w:rPr>
        <w:t xml:space="preserve"> </w:t>
      </w:r>
      <w:r w:rsidR="0003550C" w:rsidRPr="009B5E54">
        <w:rPr>
          <w:noProof/>
          <w:lang w:val="en-GB"/>
        </w:rPr>
        <w:drawing>
          <wp:inline distT="0" distB="0" distL="0" distR="0" wp14:anchorId="05E20CF6" wp14:editId="2A12AE6E">
            <wp:extent cx="5943600" cy="2720340"/>
            <wp:effectExtent l="0" t="0" r="0" b="3810"/>
            <wp:docPr id="200226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7956F6D" w14:textId="402BFB2B" w:rsidR="00F771E8" w:rsidRPr="00A85C83" w:rsidRDefault="001321C5" w:rsidP="00A85C83">
      <w:pPr>
        <w:spacing w:line="240" w:lineRule="auto"/>
        <w:jc w:val="both"/>
        <w:rPr>
          <w:rFonts w:ascii="Times New Roman" w:hAnsi="Times New Roman" w:cs="Times New Roman"/>
          <w:lang w:val="en-GB"/>
        </w:rPr>
      </w:pPr>
      <w:bookmarkStart w:id="13" w:name="_Toc207329580"/>
      <w:r w:rsidRPr="00A85C83">
        <w:rPr>
          <w:rFonts w:ascii="Times New Roman" w:hAnsi="Times New Roman" w:cs="Times New Roman"/>
          <w:b/>
          <w:bCs/>
          <w:lang w:val="en-GB"/>
        </w:rPr>
        <w:t xml:space="preserve">Figure </w:t>
      </w:r>
      <w:r w:rsidRPr="00A85C83">
        <w:rPr>
          <w:rFonts w:ascii="Times New Roman" w:hAnsi="Times New Roman" w:cs="Times New Roman"/>
          <w:b/>
          <w:bCs/>
          <w:lang w:val="en-GB"/>
        </w:rPr>
        <w:fldChar w:fldCharType="begin"/>
      </w:r>
      <w:r w:rsidRPr="00A85C83">
        <w:rPr>
          <w:rFonts w:ascii="Times New Roman" w:hAnsi="Times New Roman" w:cs="Times New Roman"/>
          <w:b/>
          <w:bCs/>
          <w:lang w:val="en-GB"/>
        </w:rPr>
        <w:instrText xml:space="preserve"> SEQ Figure \* ARABIC </w:instrText>
      </w:r>
      <w:r w:rsidRPr="00A85C83">
        <w:rPr>
          <w:rFonts w:ascii="Times New Roman" w:hAnsi="Times New Roman" w:cs="Times New Roman"/>
          <w:b/>
          <w:bCs/>
          <w:lang w:val="en-GB"/>
        </w:rPr>
        <w:fldChar w:fldCharType="separate"/>
      </w:r>
      <w:r w:rsidR="004438A9">
        <w:rPr>
          <w:rFonts w:ascii="Times New Roman" w:hAnsi="Times New Roman" w:cs="Times New Roman"/>
          <w:b/>
          <w:bCs/>
          <w:noProof/>
          <w:lang w:val="en-GB"/>
        </w:rPr>
        <w:t>2</w:t>
      </w:r>
      <w:r w:rsidRPr="00A85C83">
        <w:rPr>
          <w:rFonts w:ascii="Times New Roman" w:hAnsi="Times New Roman" w:cs="Times New Roman"/>
          <w:b/>
          <w:bCs/>
          <w:lang w:val="en-GB"/>
        </w:rPr>
        <w:fldChar w:fldCharType="end"/>
      </w:r>
      <w:r w:rsidRPr="00A85C83">
        <w:rPr>
          <w:rFonts w:ascii="Times New Roman" w:hAnsi="Times New Roman" w:cs="Times New Roman"/>
          <w:b/>
          <w:bCs/>
          <w:lang w:val="en-GB"/>
        </w:rPr>
        <w:t xml:space="preserve">. </w:t>
      </w:r>
      <w:r w:rsidRPr="00A85C83">
        <w:rPr>
          <w:rFonts w:ascii="Times New Roman" w:hAnsi="Times New Roman" w:cs="Times New Roman"/>
          <w:lang w:val="en-GB"/>
        </w:rPr>
        <w:t>Example of the primary datasets used in the study. (Left) A true-colour composite from Sentinel-2 imagery, which serves as the input features for the model. (Right) The corresponding 10-meter pixel size land cover classification from the Dynamic World</w:t>
      </w:r>
      <w:r w:rsidR="00E1001D" w:rsidRPr="00A85C83">
        <w:rPr>
          <w:rFonts w:ascii="Times New Roman" w:hAnsi="Times New Roman" w:cs="Times New Roman"/>
          <w:lang w:val="en-GB"/>
        </w:rPr>
        <w:t>.</w:t>
      </w:r>
      <w:bookmarkEnd w:id="13"/>
    </w:p>
    <w:p w14:paraId="448648FC" w14:textId="77777777" w:rsidR="00E1001D" w:rsidRPr="001321C5" w:rsidRDefault="00E1001D" w:rsidP="001321C5">
      <w:pPr>
        <w:jc w:val="both"/>
        <w:rPr>
          <w:rFonts w:ascii="Times New Roman" w:hAnsi="Times New Roman" w:cs="Times New Roman"/>
          <w:lang w:val="en-GB"/>
        </w:rPr>
      </w:pPr>
    </w:p>
    <w:p w14:paraId="64185A4D" w14:textId="08FE7954" w:rsidR="00491E19" w:rsidRPr="00851560" w:rsidRDefault="009E5A56" w:rsidP="005A2B67">
      <w:pPr>
        <w:pStyle w:val="Heading3"/>
        <w:spacing w:line="360" w:lineRule="auto"/>
        <w:ind w:left="0"/>
        <w:rPr>
          <w:b/>
          <w:bCs/>
          <w:i w:val="0"/>
          <w:iCs/>
          <w:sz w:val="24"/>
          <w:szCs w:val="24"/>
          <w:lang w:val="en-GB"/>
        </w:rPr>
      </w:pPr>
      <w:bookmarkStart w:id="14" w:name="_Toc207365450"/>
      <w:r w:rsidRPr="00851560">
        <w:rPr>
          <w:b/>
          <w:bCs/>
          <w:i w:val="0"/>
          <w:iCs/>
          <w:sz w:val="24"/>
          <w:szCs w:val="24"/>
          <w:lang w:val="en-GB"/>
        </w:rPr>
        <w:t xml:space="preserve">2.2.1 </w:t>
      </w:r>
      <w:r w:rsidR="00491E19" w:rsidRPr="00851560">
        <w:rPr>
          <w:b/>
          <w:bCs/>
          <w:i w:val="0"/>
          <w:iCs/>
          <w:sz w:val="24"/>
          <w:szCs w:val="24"/>
          <w:lang w:val="en-GB"/>
        </w:rPr>
        <w:t>Sentinel-2 Multispectral Imagery</w:t>
      </w:r>
      <w:bookmarkEnd w:id="14"/>
    </w:p>
    <w:p w14:paraId="08704760" w14:textId="37949CA4" w:rsidR="00836628" w:rsidRPr="005A2B67" w:rsidRDefault="00836628"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The primary feature data for this study was sourced from the Sentinel-2 satellite mission</w:t>
      </w:r>
      <w:r w:rsidR="00B76595"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 xml:space="preserve">of the European Union's Copernicus Earth observation program. We </w:t>
      </w:r>
      <w:r w:rsidR="004A1A55" w:rsidRPr="005A2B67">
        <w:rPr>
          <w:rFonts w:ascii="Times New Roman" w:hAnsi="Times New Roman" w:cs="Times New Roman"/>
          <w:sz w:val="24"/>
          <w:szCs w:val="24"/>
          <w:lang w:val="en-GB"/>
        </w:rPr>
        <w:t>used</w:t>
      </w:r>
      <w:r w:rsidRPr="005A2B67">
        <w:rPr>
          <w:rFonts w:ascii="Times New Roman" w:hAnsi="Times New Roman" w:cs="Times New Roman"/>
          <w:sz w:val="24"/>
          <w:szCs w:val="24"/>
          <w:lang w:val="en-GB"/>
        </w:rPr>
        <w:t xml:space="preserve">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1E168924" w:rsidR="00836628" w:rsidRPr="005A2B67" w:rsidRDefault="00836628"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A key advantage of Sentinel-2 is its combination of high spatial resolution and rich spectral detail. The model was trained using a selection of nine bands at 10 and 20-meter </w:t>
      </w:r>
      <w:r w:rsidR="008E3A85" w:rsidRPr="005A2B67">
        <w:rPr>
          <w:rFonts w:ascii="Times New Roman" w:hAnsi="Times New Roman" w:cs="Times New Roman"/>
          <w:sz w:val="24"/>
          <w:szCs w:val="24"/>
          <w:lang w:val="en-GB"/>
        </w:rPr>
        <w:t>pixel size</w:t>
      </w:r>
      <w:r w:rsidRPr="005A2B67">
        <w:rPr>
          <w:rFonts w:ascii="Times New Roman" w:hAnsi="Times New Roman" w:cs="Times New Roman"/>
          <w:sz w:val="24"/>
          <w:szCs w:val="24"/>
          <w:lang w:val="en-GB"/>
        </w:rPr>
        <w:t>. This included the visible (Red, Green, Blue), Near-Infrared (NIR), and Short-Wave Infrared (SWIR) bands. This spectral range is highly effective for land cover classification</w:t>
      </w:r>
      <w:r w:rsidR="009A77D4" w:rsidRPr="005A2B67">
        <w:rPr>
          <w:rFonts w:ascii="Times New Roman" w:hAnsi="Times New Roman" w:cs="Times New Roman"/>
          <w:sz w:val="24"/>
          <w:szCs w:val="24"/>
          <w:lang w:val="en-GB"/>
        </w:rPr>
        <w:t xml:space="preserve"> </w:t>
      </w:r>
      <w:r w:rsidR="009A77D4" w:rsidRPr="005A2B67">
        <w:rPr>
          <w:rFonts w:ascii="Times New Roman" w:hAnsi="Times New Roman" w:cs="Times New Roman"/>
          <w:sz w:val="24"/>
          <w:szCs w:val="24"/>
          <w:lang w:val="en-GB"/>
        </w:rPr>
        <w:fldChar w:fldCharType="begin"/>
      </w:r>
      <w:r w:rsidR="009A77D4" w:rsidRPr="005A2B67">
        <w:rPr>
          <w:rFonts w:ascii="Times New Roman" w:hAnsi="Times New Roman" w:cs="Times New Roman"/>
          <w:sz w:val="24"/>
          <w:szCs w:val="24"/>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sidRPr="005A2B67">
        <w:rPr>
          <w:rFonts w:ascii="Times New Roman" w:hAnsi="Times New Roman" w:cs="Times New Roman"/>
          <w:sz w:val="24"/>
          <w:szCs w:val="24"/>
          <w:lang w:val="en-GB"/>
        </w:rPr>
        <w:fldChar w:fldCharType="separate"/>
      </w:r>
      <w:r w:rsidR="009A77D4" w:rsidRPr="005A2B67">
        <w:rPr>
          <w:rFonts w:ascii="Times New Roman" w:hAnsi="Times New Roman" w:cs="Times New Roman"/>
          <w:noProof/>
          <w:sz w:val="24"/>
          <w:szCs w:val="24"/>
          <w:lang w:val="en-GB"/>
        </w:rPr>
        <w:t>(Drusch et al., 2012)</w:t>
      </w:r>
      <w:r w:rsidR="009A77D4" w:rsidRPr="005A2B67">
        <w:rPr>
          <w:rFonts w:ascii="Times New Roman" w:hAnsi="Times New Roman" w:cs="Times New Roman"/>
          <w:sz w:val="24"/>
          <w:szCs w:val="24"/>
          <w:lang w:val="en-GB"/>
        </w:rPr>
        <w:fldChar w:fldCharType="end"/>
      </w:r>
      <w:r w:rsidRPr="005A2B67">
        <w:rPr>
          <w:rFonts w:ascii="Times New Roman" w:hAnsi="Times New Roman" w:cs="Times New Roman"/>
          <w:sz w:val="24"/>
          <w:szCs w:val="24"/>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Pr="00851560" w:rsidRDefault="00E0498A" w:rsidP="005A2B67">
      <w:pPr>
        <w:pStyle w:val="Heading3"/>
        <w:spacing w:line="360" w:lineRule="auto"/>
        <w:ind w:left="0"/>
        <w:rPr>
          <w:b/>
          <w:bCs/>
          <w:i w:val="0"/>
          <w:iCs/>
          <w:sz w:val="24"/>
          <w:szCs w:val="24"/>
          <w:lang w:val="en-GB"/>
        </w:rPr>
      </w:pPr>
      <w:bookmarkStart w:id="15" w:name="_Toc207365451"/>
      <w:r w:rsidRPr="00851560">
        <w:rPr>
          <w:b/>
          <w:bCs/>
          <w:i w:val="0"/>
          <w:iCs/>
          <w:sz w:val="24"/>
          <w:szCs w:val="24"/>
          <w:lang w:val="en-GB"/>
        </w:rPr>
        <w:lastRenderedPageBreak/>
        <w:t>2.2.2 Dynamic World Land Cover Data</w:t>
      </w:r>
      <w:bookmarkEnd w:id="15"/>
    </w:p>
    <w:p w14:paraId="2C66CB22" w14:textId="4D08025B" w:rsidR="00BB56D1" w:rsidRPr="005A2B67" w:rsidRDefault="00F47804"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ground-truth labels required for model training and validation were derived from the Google Dynamic World V1 dataset. This near-real-time product offers a global, </w:t>
      </w:r>
      <w:commentRangeStart w:id="16"/>
      <w:r w:rsidRPr="005A2B67">
        <w:rPr>
          <w:rFonts w:ascii="Times New Roman" w:hAnsi="Times New Roman" w:cs="Times New Roman"/>
          <w:sz w:val="24"/>
          <w:szCs w:val="24"/>
          <w:lang w:val="en-GB"/>
        </w:rPr>
        <w:t xml:space="preserve">10-meter </w:t>
      </w:r>
      <w:r w:rsidR="008E3A85" w:rsidRPr="005A2B67">
        <w:rPr>
          <w:rFonts w:ascii="Times New Roman" w:hAnsi="Times New Roman" w:cs="Times New Roman"/>
          <w:sz w:val="24"/>
          <w:szCs w:val="24"/>
          <w:lang w:val="en-GB"/>
        </w:rPr>
        <w:t>pixel size</w:t>
      </w:r>
      <w:commentRangeEnd w:id="16"/>
      <w:r w:rsidR="004440CD" w:rsidRPr="005A2B67">
        <w:rPr>
          <w:rFonts w:ascii="Times New Roman" w:hAnsi="Times New Roman" w:cs="Times New Roman"/>
          <w:sz w:val="24"/>
          <w:szCs w:val="24"/>
          <w:lang w:val="en-GB"/>
        </w:rPr>
        <w:t xml:space="preserve"> </w:t>
      </w:r>
      <w:r w:rsidR="0024737B" w:rsidRPr="005A2B67">
        <w:rPr>
          <w:rStyle w:val="CommentReference"/>
          <w:sz w:val="24"/>
          <w:szCs w:val="24"/>
          <w:lang w:val="en-GB"/>
        </w:rPr>
        <w:commentReference w:id="16"/>
      </w:r>
      <w:r w:rsidRPr="005A2B67">
        <w:rPr>
          <w:rFonts w:ascii="Times New Roman" w:hAnsi="Times New Roman" w:cs="Times New Roman"/>
          <w:sz w:val="24"/>
          <w:szCs w:val="24"/>
          <w:lang w:val="en-GB"/>
        </w:rPr>
        <w:t xml:space="preserve">land cover classification, generated by applying a deep learning model to the entire Sentinel-2 satellite archive </w:t>
      </w:r>
      <w:r w:rsidR="00C35669" w:rsidRPr="005A2B67">
        <w:rPr>
          <w:rFonts w:ascii="Times New Roman" w:hAnsi="Times New Roman" w:cs="Times New Roman"/>
          <w:sz w:val="24"/>
          <w:szCs w:val="24"/>
          <w:lang w:val="en-GB"/>
        </w:rPr>
        <w:fldChar w:fldCharType="begin"/>
      </w:r>
      <w:r w:rsidR="00C35669" w:rsidRPr="005A2B67">
        <w:rPr>
          <w:rFonts w:ascii="Times New Roman" w:hAnsi="Times New Roman" w:cs="Times New Roman"/>
          <w:sz w:val="24"/>
          <w:szCs w:val="24"/>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5A2B67">
        <w:rPr>
          <w:rFonts w:ascii="Times New Roman" w:hAnsi="Times New Roman" w:cs="Times New Roman"/>
          <w:sz w:val="24"/>
          <w:szCs w:val="24"/>
          <w:lang w:val="en-GB"/>
        </w:rPr>
        <w:fldChar w:fldCharType="separate"/>
      </w:r>
      <w:r w:rsidR="00C35669" w:rsidRPr="005A2B67">
        <w:rPr>
          <w:rFonts w:ascii="Times New Roman" w:hAnsi="Times New Roman" w:cs="Times New Roman"/>
          <w:noProof/>
          <w:sz w:val="24"/>
          <w:szCs w:val="24"/>
          <w:lang w:val="en-GB"/>
        </w:rPr>
        <w:t>(Brown et al., 2022)</w:t>
      </w:r>
      <w:r w:rsidR="00C35669" w:rsidRPr="005A2B67">
        <w:rPr>
          <w:rFonts w:ascii="Times New Roman" w:hAnsi="Times New Roman" w:cs="Times New Roman"/>
          <w:sz w:val="24"/>
          <w:szCs w:val="24"/>
          <w:lang w:val="en-GB"/>
        </w:rPr>
        <w:fldChar w:fldCharType="end"/>
      </w:r>
      <w:r w:rsidR="00C35669" w:rsidRPr="005A2B67">
        <w:rPr>
          <w:rFonts w:ascii="Times New Roman" w:hAnsi="Times New Roman" w:cs="Times New Roman"/>
          <w:sz w:val="24"/>
          <w:szCs w:val="24"/>
          <w:lang w:val="en-GB"/>
        </w:rPr>
        <w:t>.</w:t>
      </w:r>
      <w:r w:rsidR="002B5E90" w:rsidRPr="005A2B67">
        <w:rPr>
          <w:rFonts w:ascii="Times New Roman" w:hAnsi="Times New Roman" w:cs="Times New Roman"/>
          <w:sz w:val="24"/>
          <w:szCs w:val="24"/>
          <w:lang w:val="en-GB"/>
        </w:rPr>
        <w:t xml:space="preserve"> A key advantage of this dataset is its perfect spatial and temporal alignment with the Sentinel-2 feature imagery, eliminating the need for complex data registration or resampling. For every Sentinel-2 scene, Dynamic World provides a per-pixel probability distribution across nine distinct land cover classes: water, trees, grass, flooded vegetation, crops, shrub/scrub, built area, bare ground, and snow/ice.</w:t>
      </w:r>
    </w:p>
    <w:p w14:paraId="0280BF2D" w14:textId="266C24F1" w:rsidR="00B4056A" w:rsidRPr="00851560" w:rsidRDefault="00851560" w:rsidP="005A2B67">
      <w:pPr>
        <w:pStyle w:val="Heading2"/>
        <w:spacing w:line="360" w:lineRule="auto"/>
        <w:ind w:left="0"/>
        <w:rPr>
          <w:b/>
          <w:bCs/>
          <w:i w:val="0"/>
          <w:iCs/>
          <w:szCs w:val="24"/>
          <w:lang w:val="en-GB"/>
        </w:rPr>
      </w:pPr>
      <w:bookmarkStart w:id="17" w:name="_Toc207365452"/>
      <w:r w:rsidRPr="00851560">
        <w:rPr>
          <w:b/>
          <w:bCs/>
          <w:i w:val="0"/>
          <w:iCs/>
          <w:szCs w:val="24"/>
          <w:lang w:val="en-GB"/>
        </w:rPr>
        <w:t>2.3 NETWORK ARCHITECTURES</w:t>
      </w:r>
      <w:bookmarkEnd w:id="17"/>
    </w:p>
    <w:p w14:paraId="6134EC40" w14:textId="138BE9FD" w:rsidR="00585FEE" w:rsidRPr="005A2B67" w:rsidRDefault="00585FEE"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perform the semantic segmentation of land cover, this study implemented and compared two architectures from the U-Net family. The standard U-Net was selected as the foundational model due to its proven effectiveness in producing precise segmentation masks for satellite imagery, where accurate localization of features is </w:t>
      </w:r>
      <w:r w:rsidR="00CD4DFD" w:rsidRPr="005A2B67">
        <w:rPr>
          <w:rFonts w:ascii="Times New Roman" w:hAnsi="Times New Roman" w:cs="Times New Roman"/>
          <w:sz w:val="24"/>
          <w:szCs w:val="24"/>
          <w:lang w:val="en-GB"/>
        </w:rPr>
        <w:t xml:space="preserve">essential </w:t>
      </w:r>
      <w:r w:rsidRPr="005A2B67">
        <w:rPr>
          <w:rFonts w:ascii="Times New Roman" w:hAnsi="Times New Roman" w:cs="Times New Roman"/>
          <w:sz w:val="24"/>
          <w:szCs w:val="24"/>
          <w:lang w:val="en-GB"/>
        </w:rPr>
        <w:t>(</w:t>
      </w:r>
      <w:proofErr w:type="spellStart"/>
      <w:r w:rsidRPr="005A2B67">
        <w:rPr>
          <w:rFonts w:ascii="Times New Roman" w:hAnsi="Times New Roman" w:cs="Times New Roman"/>
          <w:sz w:val="24"/>
          <w:szCs w:val="24"/>
          <w:lang w:val="en-GB"/>
        </w:rPr>
        <w:t>Ronneberger</w:t>
      </w:r>
      <w:proofErr w:type="spellEnd"/>
      <w:r w:rsidRPr="005A2B67">
        <w:rPr>
          <w:rFonts w:ascii="Times New Roman" w:hAnsi="Times New Roman" w:cs="Times New Roman"/>
          <w:sz w:val="24"/>
          <w:szCs w:val="24"/>
          <w:lang w:val="en-GB"/>
        </w:rPr>
        <w:t xml:space="preserve"> et al., 2015). However, a potential limitation of its architecture is the unselective nature of its feature fusion process via skip connections.</w:t>
      </w:r>
    </w:p>
    <w:p w14:paraId="6EBFF535" w14:textId="27DBEB10" w:rsidR="00585FEE" w:rsidRPr="005A2B67" w:rsidRDefault="00585FEE"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test a direct architectural improvement, the Attention U-Net was chosen as the comparison model (Oktay et al., 2018). This variant introduces attention gates designed to make the feature fusion process more selective and context aware. The primary research question addressed by this comparison is whether this targeted enhancement, focusing on the most relevant spatial features, can yield a significant performance improvement over the baseline U-Net for the complex task of land cover classification </w:t>
      </w:r>
    </w:p>
    <w:p w14:paraId="59BC6D15" w14:textId="15455FBF" w:rsidR="00B4056A" w:rsidRPr="00851560" w:rsidRDefault="00865A36" w:rsidP="005A2B67">
      <w:pPr>
        <w:pStyle w:val="Heading3"/>
        <w:spacing w:line="360" w:lineRule="auto"/>
        <w:ind w:left="0"/>
        <w:rPr>
          <w:b/>
          <w:bCs/>
          <w:i w:val="0"/>
          <w:iCs/>
          <w:sz w:val="24"/>
          <w:szCs w:val="24"/>
          <w:lang w:val="en-GB"/>
        </w:rPr>
      </w:pPr>
      <w:bookmarkStart w:id="18" w:name="_Toc207365453"/>
      <w:r w:rsidRPr="00851560">
        <w:rPr>
          <w:b/>
          <w:bCs/>
          <w:i w:val="0"/>
          <w:iCs/>
          <w:sz w:val="24"/>
          <w:szCs w:val="24"/>
          <w:lang w:val="en-GB"/>
        </w:rPr>
        <w:t xml:space="preserve">2.3.1 </w:t>
      </w:r>
      <w:r w:rsidR="00B4056A" w:rsidRPr="00851560">
        <w:rPr>
          <w:b/>
          <w:bCs/>
          <w:i w:val="0"/>
          <w:iCs/>
          <w:sz w:val="24"/>
          <w:szCs w:val="24"/>
          <w:lang w:val="en-GB"/>
        </w:rPr>
        <w:t>U-Net</w:t>
      </w:r>
      <w:bookmarkEnd w:id="18"/>
    </w:p>
    <w:p w14:paraId="28C2BF27" w14:textId="3E26FD45" w:rsidR="002A6B2B" w:rsidRPr="005A2B67" w:rsidRDefault="002A6B2B"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U-Net, originally proposed by </w:t>
      </w:r>
      <w:proofErr w:type="spellStart"/>
      <w:r w:rsidRPr="005A2B67">
        <w:rPr>
          <w:rFonts w:ascii="Times New Roman" w:hAnsi="Times New Roman" w:cs="Times New Roman"/>
          <w:sz w:val="24"/>
          <w:szCs w:val="24"/>
          <w:lang w:val="en-GB"/>
        </w:rPr>
        <w:t>Ronneberger</w:t>
      </w:r>
      <w:proofErr w:type="spellEnd"/>
      <w:r w:rsidRPr="005A2B67">
        <w:rPr>
          <w:rFonts w:ascii="Times New Roman" w:hAnsi="Times New Roman" w:cs="Times New Roman"/>
          <w:sz w:val="24"/>
          <w:szCs w:val="24"/>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5A2B67">
        <w:rPr>
          <w:rFonts w:ascii="Times New Roman" w:hAnsi="Times New Roman" w:cs="Times New Roman"/>
          <w:sz w:val="24"/>
          <w:szCs w:val="24"/>
          <w:lang w:val="en-GB"/>
        </w:rPr>
        <w:t>ReLU</w:t>
      </w:r>
      <w:proofErr w:type="spellEnd"/>
      <w:r w:rsidRPr="005A2B67">
        <w:rPr>
          <w:rFonts w:ascii="Times New Roman" w:hAnsi="Times New Roman" w:cs="Times New Roman"/>
          <w:sz w:val="24"/>
          <w:szCs w:val="24"/>
          <w:lang w:val="en-GB"/>
        </w:rPr>
        <w:t xml:space="preserve"> activations. To mitigate overfitting and improve generalization, Dropout layers are applied within each of these blocks. Each encoder block is followed by a 2x2 max pooling operation for </w:t>
      </w:r>
      <w:proofErr w:type="spellStart"/>
      <w:r w:rsidRPr="005A2B67">
        <w:rPr>
          <w:rFonts w:ascii="Times New Roman" w:hAnsi="Times New Roman" w:cs="Times New Roman"/>
          <w:sz w:val="24"/>
          <w:szCs w:val="24"/>
          <w:lang w:val="en-GB"/>
        </w:rPr>
        <w:t>downsampling</w:t>
      </w:r>
      <w:proofErr w:type="spellEnd"/>
      <w:r w:rsidRPr="005A2B67">
        <w:rPr>
          <w:rFonts w:ascii="Times New Roman" w:hAnsi="Times New Roman" w:cs="Times New Roman"/>
          <w:sz w:val="24"/>
          <w:szCs w:val="24"/>
          <w:lang w:val="en-GB"/>
        </w:rPr>
        <w:t xml:space="preserve">, which progressively halves the spatial dimensions of the feature maps while doubling the number of feature channels. This process allows the network </w:t>
      </w:r>
      <w:r w:rsidRPr="005A2B67">
        <w:rPr>
          <w:rFonts w:ascii="Times New Roman" w:hAnsi="Times New Roman" w:cs="Times New Roman"/>
          <w:sz w:val="24"/>
          <w:szCs w:val="24"/>
          <w:lang w:val="en-GB"/>
        </w:rPr>
        <w:lastRenderedPageBreak/>
        <w:t>to build a hierarchical understanding of the image, with deeper layers learning more complex and abstract features.</w:t>
      </w:r>
    </w:p>
    <w:p w14:paraId="06C031A4" w14:textId="522BF4A3" w:rsidR="005D4D27" w:rsidRPr="005A2B67" w:rsidRDefault="002A6B2B"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decoder's primary function is to </w:t>
      </w:r>
      <w:proofErr w:type="spellStart"/>
      <w:r w:rsidRPr="005A2B67">
        <w:rPr>
          <w:rFonts w:ascii="Times New Roman" w:hAnsi="Times New Roman" w:cs="Times New Roman"/>
          <w:sz w:val="24"/>
          <w:szCs w:val="24"/>
          <w:lang w:val="en-GB"/>
        </w:rPr>
        <w:t>upsample</w:t>
      </w:r>
      <w:proofErr w:type="spellEnd"/>
      <w:r w:rsidRPr="005A2B67">
        <w:rPr>
          <w:rFonts w:ascii="Times New Roman" w:hAnsi="Times New Roman" w:cs="Times New Roman"/>
          <w:sz w:val="24"/>
          <w:szCs w:val="24"/>
          <w:lang w:val="en-GB"/>
        </w:rPr>
        <w:t xml:space="preserve"> these abstract features and recover the original spatial resolution for pixel-wise classification. A key innovation of the U-Net is the use of skip connections, which concatenate the </w:t>
      </w:r>
      <w:proofErr w:type="spellStart"/>
      <w:r w:rsidRPr="005A2B67">
        <w:rPr>
          <w:rFonts w:ascii="Times New Roman" w:hAnsi="Times New Roman" w:cs="Times New Roman"/>
          <w:sz w:val="24"/>
          <w:szCs w:val="24"/>
          <w:lang w:val="en-GB"/>
        </w:rPr>
        <w:t>upsampled</w:t>
      </w:r>
      <w:proofErr w:type="spellEnd"/>
      <w:r w:rsidRPr="005A2B67">
        <w:rPr>
          <w:rFonts w:ascii="Times New Roman" w:hAnsi="Times New Roman" w:cs="Times New Roman"/>
          <w:sz w:val="24"/>
          <w:szCs w:val="24"/>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5A2B67">
        <w:rPr>
          <w:rFonts w:ascii="Times New Roman" w:hAnsi="Times New Roman" w:cs="Times New Roman"/>
          <w:sz w:val="24"/>
          <w:szCs w:val="24"/>
          <w:lang w:val="en-GB"/>
        </w:rPr>
        <w:t>softmax</w:t>
      </w:r>
      <w:proofErr w:type="spellEnd"/>
      <w:r w:rsidRPr="005A2B67">
        <w:rPr>
          <w:rFonts w:ascii="Times New Roman" w:hAnsi="Times New Roman" w:cs="Times New Roman"/>
          <w:sz w:val="24"/>
          <w:szCs w:val="24"/>
          <w:lang w:val="en-GB"/>
        </w:rPr>
        <w:t xml:space="preserve"> activation function, which produces a probability map for each target class for every pixel. For this study, the U-Net was configured with three </w:t>
      </w:r>
      <w:proofErr w:type="spellStart"/>
      <w:r w:rsidRPr="005A2B67">
        <w:rPr>
          <w:rFonts w:ascii="Times New Roman" w:hAnsi="Times New Roman" w:cs="Times New Roman"/>
          <w:sz w:val="24"/>
          <w:szCs w:val="24"/>
          <w:lang w:val="en-GB"/>
        </w:rPr>
        <w:t>downsampling</w:t>
      </w:r>
      <w:proofErr w:type="spellEnd"/>
      <w:r w:rsidRPr="005A2B67">
        <w:rPr>
          <w:rFonts w:ascii="Times New Roman" w:hAnsi="Times New Roman" w:cs="Times New Roman"/>
          <w:sz w:val="24"/>
          <w:szCs w:val="24"/>
          <w:lang w:val="en-GB"/>
        </w:rPr>
        <w:t xml:space="preserve"> and three </w:t>
      </w:r>
      <w:proofErr w:type="spellStart"/>
      <w:r w:rsidRPr="005A2B67">
        <w:rPr>
          <w:rFonts w:ascii="Times New Roman" w:hAnsi="Times New Roman" w:cs="Times New Roman"/>
          <w:sz w:val="24"/>
          <w:szCs w:val="24"/>
          <w:lang w:val="en-GB"/>
        </w:rPr>
        <w:t>upsampling</w:t>
      </w:r>
      <w:proofErr w:type="spellEnd"/>
      <w:r w:rsidRPr="005A2B67">
        <w:rPr>
          <w:rFonts w:ascii="Times New Roman" w:hAnsi="Times New Roman" w:cs="Times New Roman"/>
          <w:sz w:val="24"/>
          <w:szCs w:val="24"/>
          <w:lang w:val="en-GB"/>
        </w:rPr>
        <w:t xml:space="preserve"> stages, creating a network of four distinct resolution levels.</w:t>
      </w:r>
    </w:p>
    <w:p w14:paraId="0D668D73" w14:textId="4D9D5E2E" w:rsidR="00B4056A" w:rsidRPr="00851560" w:rsidRDefault="00865A36" w:rsidP="005A2B67">
      <w:pPr>
        <w:pStyle w:val="Heading3"/>
        <w:spacing w:line="360" w:lineRule="auto"/>
        <w:ind w:left="0"/>
        <w:rPr>
          <w:b/>
          <w:bCs/>
          <w:i w:val="0"/>
          <w:iCs/>
          <w:sz w:val="24"/>
          <w:szCs w:val="24"/>
          <w:lang w:val="en-GB"/>
        </w:rPr>
      </w:pPr>
      <w:bookmarkStart w:id="19" w:name="_Toc207365454"/>
      <w:r w:rsidRPr="00851560">
        <w:rPr>
          <w:b/>
          <w:bCs/>
          <w:i w:val="0"/>
          <w:iCs/>
          <w:sz w:val="24"/>
          <w:szCs w:val="24"/>
          <w:lang w:val="en-GB"/>
        </w:rPr>
        <w:t xml:space="preserve">2.3.2 </w:t>
      </w:r>
      <w:r w:rsidR="00B4056A" w:rsidRPr="00851560">
        <w:rPr>
          <w:b/>
          <w:bCs/>
          <w:i w:val="0"/>
          <w:iCs/>
          <w:sz w:val="24"/>
          <w:szCs w:val="24"/>
          <w:lang w:val="en-GB"/>
        </w:rPr>
        <w:t>Attention U-Net</w:t>
      </w:r>
      <w:bookmarkEnd w:id="19"/>
    </w:p>
    <w:p w14:paraId="2C28C5BE" w14:textId="1D7ACCBD" w:rsidR="00FD1999" w:rsidRPr="005A2B67" w:rsidRDefault="00FD1999"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While the standard U-Net is highly effective, its skip connections naively fuse all features from the encoder, potentially propagating redundant or irrelevant information to the decoder. The Attention U-Net, proposed by Oktay et al. (2018)</w:t>
      </w:r>
      <w:r w:rsidR="003239B0" w:rsidRPr="005A2B67">
        <w:rPr>
          <w:rFonts w:ascii="Times New Roman" w:hAnsi="Times New Roman" w:cs="Times New Roman"/>
          <w:sz w:val="24"/>
          <w:szCs w:val="24"/>
          <w:lang w:val="en-GB"/>
        </w:rPr>
        <w:fldChar w:fldCharType="begin"/>
      </w:r>
      <w:r w:rsidR="00E3223F" w:rsidRPr="005A2B67">
        <w:rPr>
          <w:rFonts w:ascii="Times New Roman" w:hAnsi="Times New Roman" w:cs="Times New Roman"/>
          <w:sz w:val="24"/>
          <w:szCs w:val="24"/>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 guid="8d007e1c-4156-43b9-a115-c1544a2255bd"&gt;34&lt;/key&gt;&lt;/foreign-keys&gt;&lt;ref-type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sidRPr="005A2B67">
        <w:rPr>
          <w:rFonts w:ascii="Times New Roman" w:hAnsi="Times New Roman" w:cs="Times New Roman"/>
          <w:sz w:val="24"/>
          <w:szCs w:val="24"/>
          <w:lang w:val="en-GB"/>
        </w:rPr>
        <w:fldChar w:fldCharType="separate"/>
      </w:r>
      <w:r w:rsidR="003239B0" w:rsidRPr="005A2B67">
        <w:rPr>
          <w:rFonts w:ascii="Times New Roman" w:hAnsi="Times New Roman" w:cs="Times New Roman"/>
          <w:sz w:val="24"/>
          <w:szCs w:val="24"/>
          <w:lang w:val="en-GB"/>
        </w:rPr>
        <w:fldChar w:fldCharType="end"/>
      </w:r>
      <w:r w:rsidRPr="005A2B67">
        <w:rPr>
          <w:rFonts w:ascii="Times New Roman" w:hAnsi="Times New Roman" w:cs="Times New Roman"/>
          <w:sz w:val="24"/>
          <w:szCs w:val="24"/>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5A2B67" w:rsidRDefault="00FD1999"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w:t>
      </w:r>
      <w:commentRangeStart w:id="20"/>
      <w:r w:rsidRPr="005A2B67">
        <w:rPr>
          <w:rFonts w:ascii="Times New Roman" w:hAnsi="Times New Roman" w:cs="Times New Roman"/>
          <w:sz w:val="24"/>
          <w:szCs w:val="24"/>
          <w:lang w:val="en-GB"/>
        </w:rPr>
        <w:t>pathways</w:t>
      </w:r>
      <w:commentRangeEnd w:id="20"/>
      <w:r w:rsidR="0024737B" w:rsidRPr="005A2B67">
        <w:rPr>
          <w:rStyle w:val="CommentReference"/>
          <w:sz w:val="24"/>
          <w:szCs w:val="24"/>
          <w:lang w:val="en-GB"/>
        </w:rPr>
        <w:commentReference w:id="20"/>
      </w:r>
      <w:r w:rsidRPr="005A2B67">
        <w:rPr>
          <w:rFonts w:ascii="Times New Roman" w:hAnsi="Times New Roman" w:cs="Times New Roman"/>
          <w:sz w:val="24"/>
          <w:szCs w:val="24"/>
          <w:lang w:val="en-GB"/>
        </w:rPr>
        <w:t>.</w:t>
      </w:r>
    </w:p>
    <w:p w14:paraId="524FB373" w14:textId="77777777" w:rsidR="005D4D27" w:rsidRPr="009B5E54" w:rsidRDefault="005D4D27" w:rsidP="005A2B67">
      <w:pPr>
        <w:pStyle w:val="ListParagraph"/>
        <w:spacing w:line="360" w:lineRule="auto"/>
        <w:rPr>
          <w:rFonts w:ascii="Times New Roman" w:hAnsi="Times New Roman" w:cs="Times New Roman"/>
          <w:i/>
          <w:iCs/>
          <w:lang w:val="en-GB"/>
        </w:rPr>
      </w:pPr>
    </w:p>
    <w:p w14:paraId="14E6D12B" w14:textId="37EBBE8E" w:rsidR="0054443D" w:rsidRPr="00851560" w:rsidRDefault="00851560" w:rsidP="005A2B67">
      <w:pPr>
        <w:pStyle w:val="Heading2"/>
        <w:spacing w:line="360" w:lineRule="auto"/>
        <w:ind w:left="0"/>
        <w:rPr>
          <w:b/>
          <w:bCs/>
          <w:i w:val="0"/>
          <w:iCs/>
          <w:szCs w:val="24"/>
          <w:lang w:val="en-GB"/>
        </w:rPr>
      </w:pPr>
      <w:bookmarkStart w:id="21" w:name="_Toc207365455"/>
      <w:r w:rsidRPr="00851560">
        <w:rPr>
          <w:b/>
          <w:bCs/>
          <w:i w:val="0"/>
          <w:iCs/>
          <w:szCs w:val="24"/>
          <w:lang w:val="en-GB"/>
        </w:rPr>
        <w:lastRenderedPageBreak/>
        <w:t>2.4 EXPERIMENT SETUP</w:t>
      </w:r>
      <w:bookmarkEnd w:id="21"/>
    </w:p>
    <w:p w14:paraId="11203F01" w14:textId="2A219334"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5A2B67">
        <w:rPr>
          <w:rFonts w:ascii="Consolas" w:hAnsi="Consolas" w:cs="Times New Roman"/>
          <w:sz w:val="24"/>
          <w:szCs w:val="24"/>
          <w:lang w:val="en-GB"/>
        </w:rPr>
        <w:t xml:space="preserve">COPERNICUS/S2_SR_HARMONIZED </w:t>
      </w:r>
      <w:r w:rsidRPr="005A2B67">
        <w:rPr>
          <w:rFonts w:ascii="Times New Roman" w:hAnsi="Times New Roman" w:cs="Times New Roman"/>
          <w:sz w:val="24"/>
          <w:szCs w:val="24"/>
          <w:lang w:val="en-GB"/>
        </w:rPr>
        <w:t xml:space="preserve">image collection and applying a per-pixel </w:t>
      </w:r>
      <w:proofErr w:type="gramStart"/>
      <w:r w:rsidRPr="005A2B67">
        <w:rPr>
          <w:rFonts w:ascii="Consolas" w:hAnsi="Consolas" w:cs="Times New Roman"/>
          <w:sz w:val="24"/>
          <w:szCs w:val="24"/>
          <w:lang w:val="en-GB"/>
        </w:rPr>
        <w:t>median(</w:t>
      </w:r>
      <w:proofErr w:type="gramEnd"/>
      <w:r w:rsidRPr="005A2B67">
        <w:rPr>
          <w:rFonts w:ascii="Consolas" w:hAnsi="Consolas" w:cs="Times New Roman"/>
          <w:sz w:val="24"/>
          <w:szCs w:val="24"/>
          <w:lang w:val="en-GB"/>
        </w:rPr>
        <w:t>)</w:t>
      </w:r>
      <w:r w:rsidR="00BB7F1A" w:rsidRPr="005A2B67">
        <w:rPr>
          <w:rFonts w:ascii="Consolas" w:hAnsi="Consolas" w:cs="Times New Roman"/>
          <w:sz w:val="24"/>
          <w:szCs w:val="24"/>
          <w:lang w:val="en-GB"/>
        </w:rPr>
        <w:t xml:space="preserve"> </w:t>
      </w:r>
      <w:r w:rsidRPr="005A2B67">
        <w:rPr>
          <w:rFonts w:ascii="Times New Roman" w:hAnsi="Times New Roman" w:cs="Times New Roman"/>
          <w:sz w:val="24"/>
          <w:szCs w:val="24"/>
          <w:lang w:val="en-GB"/>
        </w:rPr>
        <w:t xml:space="preserve">reducer. This technique synthesizes the time-series into a single, high-quality image, effectively removing clouds and transient atmospheric noise. Concurrently, a corresponding label image was created from the </w:t>
      </w:r>
      <w:r w:rsidRPr="005A2B67">
        <w:rPr>
          <w:rFonts w:ascii="Consolas" w:hAnsi="Consolas" w:cs="Times New Roman"/>
          <w:sz w:val="24"/>
          <w:szCs w:val="24"/>
          <w:lang w:val="en-GB"/>
        </w:rPr>
        <w:t>GOOGLE/DYNAMICWORLD/V1</w:t>
      </w:r>
      <w:r w:rsidRPr="005A2B67">
        <w:rPr>
          <w:rFonts w:ascii="Times New Roman" w:hAnsi="Times New Roman" w:cs="Times New Roman"/>
          <w:sz w:val="24"/>
          <w:szCs w:val="24"/>
          <w:lang w:val="en-GB"/>
        </w:rPr>
        <w:t xml:space="preserve"> collection by applying a </w:t>
      </w:r>
      <w:proofErr w:type="gramStart"/>
      <w:r w:rsidRPr="005A2B67">
        <w:rPr>
          <w:rFonts w:ascii="Consolas" w:hAnsi="Consolas" w:cs="Times New Roman"/>
          <w:sz w:val="24"/>
          <w:szCs w:val="24"/>
          <w:lang w:val="en-GB"/>
        </w:rPr>
        <w:t>mode(</w:t>
      </w:r>
      <w:proofErr w:type="gramEnd"/>
      <w:r w:rsidRPr="005A2B67">
        <w:rPr>
          <w:rFonts w:ascii="Consolas" w:hAnsi="Consolas" w:cs="Times New Roman"/>
          <w:sz w:val="24"/>
          <w:szCs w:val="24"/>
          <w:lang w:val="en-GB"/>
        </w:rPr>
        <w:t>)</w:t>
      </w:r>
      <w:r w:rsidRPr="005A2B67">
        <w:rPr>
          <w:rFonts w:ascii="Times New Roman" w:hAnsi="Times New Roman" w:cs="Times New Roman"/>
          <w:sz w:val="24"/>
          <w:szCs w:val="24"/>
          <w:lang w:val="en-GB"/>
        </w:rPr>
        <w:t xml:space="preserve"> reducer to find the most frequent land cover classification for each pixel over the same period.</w:t>
      </w:r>
    </w:p>
    <w:p w14:paraId="1D1DC66F" w14:textId="5FF5EFA9"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To prepare this data for the deep learning framework, the Sentinel-2 feature </w:t>
      </w:r>
      <w:proofErr w:type="gramStart"/>
      <w:r w:rsidRPr="005A2B67">
        <w:rPr>
          <w:rFonts w:ascii="Times New Roman" w:hAnsi="Times New Roman" w:cs="Times New Roman"/>
          <w:sz w:val="24"/>
          <w:szCs w:val="24"/>
          <w:lang w:val="en-GB"/>
        </w:rPr>
        <w:t>bands</w:t>
      </w:r>
      <w:proofErr w:type="gramEnd"/>
      <w:r w:rsidRPr="005A2B67">
        <w:rPr>
          <w:rFonts w:ascii="Times New Roman" w:hAnsi="Times New Roman" w:cs="Times New Roman"/>
          <w:sz w:val="24"/>
          <w:szCs w:val="24"/>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5A2B67">
        <w:rPr>
          <w:rFonts w:ascii="Times New Roman" w:hAnsi="Times New Roman" w:cs="Times New Roman"/>
          <w:sz w:val="24"/>
          <w:szCs w:val="24"/>
          <w:lang w:val="en-GB"/>
        </w:rPr>
        <w:t>TFRecord</w:t>
      </w:r>
      <w:proofErr w:type="spellEnd"/>
      <w:r w:rsidRPr="005A2B67">
        <w:rPr>
          <w:rFonts w:ascii="Times New Roman" w:hAnsi="Times New Roman" w:cs="Times New Roman"/>
          <w:sz w:val="24"/>
          <w:szCs w:val="24"/>
          <w:lang w:val="en-GB"/>
        </w:rPr>
        <w:t xml:space="preserve"> files by partitioning the image into </w:t>
      </w:r>
      <w:commentRangeStart w:id="22"/>
      <w:r w:rsidRPr="005A2B67">
        <w:rPr>
          <w:rFonts w:ascii="Times New Roman" w:hAnsi="Times New Roman" w:cs="Times New Roman"/>
          <w:sz w:val="24"/>
          <w:szCs w:val="24"/>
          <w:lang w:val="en-GB"/>
        </w:rPr>
        <w:t>256</w:t>
      </w:r>
      <w:ins w:id="23" w:author="David Schultz" w:date="2025-08-19T13:05:00Z" w16du:dateUtc="2025-08-19T12:05:00Z">
        <w:r w:rsidR="0024737B" w:rsidRPr="005A2B67">
          <w:rPr>
            <w:rFonts w:ascii="Times New Roman" w:hAnsi="Times New Roman" w:cs="Times New Roman"/>
            <w:sz w:val="24"/>
            <w:szCs w:val="24"/>
            <w:lang w:val="en-GB"/>
          </w:rPr>
          <w:t xml:space="preserve"> </w:t>
        </w:r>
      </w:ins>
      <w:r w:rsidRPr="005A2B67">
        <w:rPr>
          <w:rFonts w:ascii="Times New Roman" w:hAnsi="Times New Roman" w:cs="Times New Roman"/>
          <w:sz w:val="24"/>
          <w:szCs w:val="24"/>
          <w:lang w:val="en-GB"/>
        </w:rPr>
        <w:t>x</w:t>
      </w:r>
      <w:ins w:id="24" w:author="David Schultz" w:date="2025-08-19T13:05:00Z" w16du:dateUtc="2025-08-19T12:05:00Z">
        <w:r w:rsidR="0024737B" w:rsidRPr="005A2B67">
          <w:rPr>
            <w:rFonts w:ascii="Times New Roman" w:hAnsi="Times New Roman" w:cs="Times New Roman"/>
            <w:sz w:val="24"/>
            <w:szCs w:val="24"/>
            <w:lang w:val="en-GB"/>
          </w:rPr>
          <w:t xml:space="preserve"> </w:t>
        </w:r>
      </w:ins>
      <w:r w:rsidRPr="005A2B67">
        <w:rPr>
          <w:rFonts w:ascii="Times New Roman" w:hAnsi="Times New Roman" w:cs="Times New Roman"/>
          <w:sz w:val="24"/>
          <w:szCs w:val="24"/>
          <w:lang w:val="en-GB"/>
        </w:rPr>
        <w:t>256</w:t>
      </w:r>
      <w:commentRangeEnd w:id="22"/>
      <w:r w:rsidR="0024737B" w:rsidRPr="005A2B67">
        <w:rPr>
          <w:rStyle w:val="CommentReference"/>
          <w:sz w:val="24"/>
          <w:szCs w:val="24"/>
          <w:lang w:val="en-GB"/>
        </w:rPr>
        <w:commentReference w:id="22"/>
      </w:r>
      <w:r w:rsidRPr="005A2B67">
        <w:rPr>
          <w:rFonts w:ascii="Times New Roman" w:hAnsi="Times New Roman" w:cs="Times New Roman"/>
          <w:sz w:val="24"/>
          <w:szCs w:val="24"/>
          <w:lang w:val="en-GB"/>
        </w:rPr>
        <w:t xml:space="preserve"> pixel patches. This process yielded a final dataset of 2,279 patches, which was subsequently split into 2,051 for training and 228 for validation.</w:t>
      </w:r>
    </w:p>
    <w:p w14:paraId="1A5250BA" w14:textId="722B88BB" w:rsidR="001C6E71" w:rsidRPr="005A2B67" w:rsidRDefault="001C6E7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A key methodological decision was to remap the nine original Dynamic World classes into four target categories relevant to deforestation analysis: Trees, Grass, Shrub/Scrub, and a consolidated</w:t>
      </w:r>
      <w:r w:rsidR="00504FCE" w:rsidRPr="005A2B67">
        <w:rPr>
          <w:rFonts w:ascii="Times New Roman" w:hAnsi="Times New Roman" w:cs="Times New Roman"/>
          <w:sz w:val="24"/>
          <w:szCs w:val="24"/>
          <w:lang w:val="en-GB"/>
        </w:rPr>
        <w:t xml:space="preserve"> </w:t>
      </w:r>
      <w:proofErr w:type="gramStart"/>
      <w:r w:rsidRPr="005A2B67">
        <w:rPr>
          <w:rFonts w:ascii="Times New Roman" w:hAnsi="Times New Roman" w:cs="Times New Roman"/>
          <w:sz w:val="24"/>
          <w:szCs w:val="24"/>
          <w:lang w:val="en-GB"/>
        </w:rPr>
        <w:t>Other</w:t>
      </w:r>
      <w:proofErr w:type="gramEnd"/>
      <w:r w:rsidR="00504FCE"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 xml:space="preserve">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5A2B67">
        <w:rPr>
          <w:rFonts w:ascii="Times New Roman" w:hAnsi="Times New Roman" w:cs="Times New Roman"/>
          <w:sz w:val="24"/>
          <w:szCs w:val="24"/>
          <w:lang w:val="en-GB"/>
        </w:rPr>
        <w:t>The Adam optimizer was used for model compilation with its default learning rate, chosen for its adaptive learning capabilities and robust performance across a wide range of deep learning tasks</w:t>
      </w:r>
      <w:r w:rsidR="00E3223F" w:rsidRPr="005A2B67">
        <w:rPr>
          <w:rFonts w:ascii="Times New Roman" w:hAnsi="Times New Roman" w:cs="Times New Roman"/>
          <w:sz w:val="24"/>
          <w:szCs w:val="24"/>
          <w:lang w:val="en-GB"/>
        </w:rPr>
        <w:t xml:space="preserve"> </w:t>
      </w:r>
      <w:r w:rsidR="00E3223F" w:rsidRPr="005A2B67">
        <w:rPr>
          <w:rFonts w:ascii="Times New Roman" w:hAnsi="Times New Roman" w:cs="Times New Roman"/>
          <w:sz w:val="24"/>
          <w:szCs w:val="24"/>
          <w:lang w:val="en-GB"/>
        </w:rPr>
        <w:fldChar w:fldCharType="begin"/>
      </w:r>
      <w:r w:rsidR="00F57EEB" w:rsidRPr="005A2B67">
        <w:rPr>
          <w:rFonts w:ascii="Times New Roman" w:hAnsi="Times New Roman" w:cs="Times New Roman"/>
          <w:sz w:val="24"/>
          <w:szCs w:val="24"/>
          <w:lang w:val="en-GB"/>
        </w:rPr>
        <w:instrText xml:space="preserve"> ADDIN EN.CITE &lt;EndNote&gt;&lt;Cite&gt;&lt;Author&gt;Kingma&lt;/Author&gt;&lt;Year&gt;2014&lt;/Year&gt;&lt;RecNum&gt;35&lt;/RecNum&gt;&lt;DisplayText&gt;(Kingma and Ba, 2014)&lt;/DisplayText&gt;&lt;record&gt;&lt;rec-number&gt;35&lt;/rec-number&gt;&lt;foreign-keys&gt;&lt;key app="EN" db-id="ddzs05prgtzf9ieftdkvtavhdv2e2td05frt" timestamp="1755104883" guid="9d9208d5-2886-42dd-9b26-a9d0d7559df1"&gt;35&lt;/key&gt;&lt;/foreign-keys&gt;&lt;ref-type name="Journal Article"&gt;17&lt;/ref-type&gt;&lt;contributors&gt;&lt;authors&gt;&lt;author&gt;Kingma, Diederik P.&lt;/author&gt;&lt;author&gt;Ba, Jimmy&lt;/author&gt;&lt;/authors&gt;&lt;/contributors&gt;&lt;titles&gt;&lt;title&gt;Adam: A Method for Stochastic Optimization&lt;/title&gt;&lt;/titles&gt;&lt;dates&gt;&lt;year&gt;2014&lt;/year&gt;&lt;/dates&gt;&lt;urls&gt;&lt;/urls&gt;&lt;electronic-resource-num&gt;10.48550/arxiv.1412.6980&lt;/electronic-resource-num&gt;&lt;/record&gt;&lt;/Cite&gt;&lt;/EndNote&gt;</w:instrText>
      </w:r>
      <w:r w:rsidR="00E3223F" w:rsidRPr="005A2B67">
        <w:rPr>
          <w:rFonts w:ascii="Times New Roman" w:hAnsi="Times New Roman" w:cs="Times New Roman"/>
          <w:sz w:val="24"/>
          <w:szCs w:val="24"/>
          <w:lang w:val="en-GB"/>
        </w:rPr>
        <w:fldChar w:fldCharType="separate"/>
      </w:r>
      <w:r w:rsidR="00E3223F" w:rsidRPr="005A2B67">
        <w:rPr>
          <w:rFonts w:ascii="Times New Roman" w:hAnsi="Times New Roman" w:cs="Times New Roman"/>
          <w:noProof/>
          <w:sz w:val="24"/>
          <w:szCs w:val="24"/>
          <w:lang w:val="en-GB"/>
        </w:rPr>
        <w:t>(Kingma and Ba, 2014)</w:t>
      </w:r>
      <w:r w:rsidR="00E3223F" w:rsidRPr="005A2B67">
        <w:rPr>
          <w:rFonts w:ascii="Times New Roman" w:hAnsi="Times New Roman" w:cs="Times New Roman"/>
          <w:sz w:val="24"/>
          <w:szCs w:val="24"/>
          <w:lang w:val="en-GB"/>
        </w:rPr>
        <w:fldChar w:fldCharType="end"/>
      </w:r>
      <w:r w:rsidR="004E1752"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To manage memory usage during long runs, validation was performed over 15 steps per epoch. The model's performance was monitored using the 4-class Mean Intersection-over-Union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with an early stopping patience of 10 epochs to save the best-performing model.</w:t>
      </w:r>
    </w:p>
    <w:p w14:paraId="7718F5E4" w14:textId="62EFBAD5" w:rsidR="00EC6871" w:rsidRPr="009B5E54" w:rsidRDefault="001C6E71" w:rsidP="005A2B67">
      <w:pPr>
        <w:spacing w:line="360" w:lineRule="auto"/>
        <w:jc w:val="both"/>
        <w:rPr>
          <w:rFonts w:ascii="Times New Roman" w:hAnsi="Times New Roman" w:cs="Times New Roman"/>
          <w:lang w:val="en-GB"/>
        </w:rPr>
      </w:pPr>
      <w:r w:rsidRPr="005A2B67">
        <w:rPr>
          <w:rFonts w:ascii="Times New Roman" w:hAnsi="Times New Roman" w:cs="Times New Roman"/>
          <w:sz w:val="24"/>
          <w:szCs w:val="24"/>
          <w:lang w:val="en-GB"/>
        </w:rPr>
        <w:lastRenderedPageBreak/>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category. This two-stage evaluation allows the model to learn from a more nuanced ecological context while providing a final, focused assessment of its efficacy for the ultimate goal of deforestation monitoring. The same data preparation workflow was used to generate two additional inference datasets for the years 2021 and 2023 to serve as the "before" and "after" snapshots for the change detection analysis.</w:t>
      </w:r>
      <w:r w:rsidR="00EC6871" w:rsidRPr="009B5E54">
        <w:rPr>
          <w:rFonts w:ascii="Times New Roman" w:hAnsi="Times New Roman" w:cs="Times New Roman"/>
          <w:lang w:val="en-GB"/>
        </w:rPr>
        <w:br w:type="page"/>
      </w:r>
    </w:p>
    <w:p w14:paraId="12687C48" w14:textId="085EA202" w:rsidR="00EE3189" w:rsidRPr="00C67254" w:rsidRDefault="00EE3189" w:rsidP="00346411">
      <w:pPr>
        <w:pStyle w:val="Heading1"/>
        <w:numPr>
          <w:ilvl w:val="0"/>
          <w:numId w:val="27"/>
        </w:numPr>
        <w:rPr>
          <w:b/>
          <w:bCs/>
          <w:lang w:val="en-GB"/>
        </w:rPr>
      </w:pPr>
      <w:bookmarkStart w:id="25" w:name="_Toc207365456"/>
      <w:r w:rsidRPr="00C67254">
        <w:rPr>
          <w:b/>
          <w:bCs/>
          <w:lang w:val="en-GB"/>
        </w:rPr>
        <w:lastRenderedPageBreak/>
        <w:t>RESULTS</w:t>
      </w:r>
      <w:bookmarkEnd w:id="25"/>
    </w:p>
    <w:p w14:paraId="745A0D3E" w14:textId="77777777" w:rsidR="00436E56" w:rsidRPr="009B5E54" w:rsidRDefault="00436E56" w:rsidP="00436E56">
      <w:pPr>
        <w:pStyle w:val="ListParagraph"/>
        <w:ind w:left="1080"/>
        <w:rPr>
          <w:rFonts w:ascii="Times New Roman" w:hAnsi="Times New Roman" w:cs="Times New Roman"/>
          <w:lang w:val="en-GB"/>
        </w:rPr>
      </w:pPr>
    </w:p>
    <w:p w14:paraId="746E78CF" w14:textId="11A4826A"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This section presents the empirical outcomes of the study, beginning with the training performance of the implemented deep learning models, followed by an evaluation of their predictive accuracy, and culminating in the application of the best-performing model to the change detection analysis.</w:t>
      </w:r>
    </w:p>
    <w:p w14:paraId="4D1D80A1" w14:textId="10A864B5" w:rsidR="00D30E51" w:rsidRPr="00851560" w:rsidRDefault="00851560" w:rsidP="005A2B67">
      <w:pPr>
        <w:pStyle w:val="Heading2"/>
        <w:spacing w:line="360" w:lineRule="auto"/>
        <w:ind w:left="0"/>
        <w:rPr>
          <w:b/>
          <w:bCs/>
          <w:i w:val="0"/>
          <w:iCs/>
          <w:szCs w:val="24"/>
          <w:lang w:val="en-GB"/>
        </w:rPr>
      </w:pPr>
      <w:bookmarkStart w:id="26" w:name="_Toc207365457"/>
      <w:r w:rsidRPr="00851560">
        <w:rPr>
          <w:b/>
          <w:bCs/>
          <w:i w:val="0"/>
          <w:iCs/>
          <w:szCs w:val="24"/>
          <w:lang w:val="en-GB"/>
        </w:rPr>
        <w:t>3.1 MODEL TRAINING AND PERFORMANCE COMPARISON</w:t>
      </w:r>
      <w:bookmarkEnd w:id="26"/>
    </w:p>
    <w:p w14:paraId="7FDC7BD3" w14:textId="77777777"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The U-Net and Attention U-Net models were trained for a maximum of 50 epochs on the 4-class land cover problem. The training process was monitored using the validation Mean Intersection-over-Union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as the primary performance metric, with an early stopping mechanism to prevent overfitting and select the best-performing model weights.</w:t>
      </w:r>
    </w:p>
    <w:p w14:paraId="66F056FE" w14:textId="430EF346" w:rsidR="00D30E51" w:rsidRPr="005A2B67" w:rsidRDefault="00D30E51"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Figure 3 presents the learning curves for both models, illustrating the validation loss and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over the course of training. The standard U-Net model trained for 32 epochs before early stopping was triggered, achieving a peak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of 0.609 at epoch 22. In contrast, the Attention U-Net demonstrated a more stable training progression, training for 40 epochs and reaching a significantly higher peak validation Mean </w:t>
      </w:r>
      <w:proofErr w:type="spellStart"/>
      <w:r w:rsidRPr="005A2B67">
        <w:rPr>
          <w:rFonts w:ascii="Times New Roman" w:hAnsi="Times New Roman" w:cs="Times New Roman"/>
          <w:sz w:val="24"/>
          <w:szCs w:val="24"/>
          <w:lang w:val="en-GB"/>
        </w:rPr>
        <w:t>IoU</w:t>
      </w:r>
      <w:proofErr w:type="spellEnd"/>
      <w:r w:rsidRPr="005A2B67">
        <w:rPr>
          <w:rFonts w:ascii="Times New Roman" w:hAnsi="Times New Roman" w:cs="Times New Roman"/>
          <w:sz w:val="24"/>
          <w:szCs w:val="24"/>
          <w:lang w:val="en-GB"/>
        </w:rPr>
        <w:t xml:space="preserve"> of 0.674 at epoch 30. This suggests that the attention mechanism provided a tangible benefit, enabling the model to learn more effectively from the nuanced 4-class data. </w:t>
      </w:r>
      <w:r w:rsidR="002C2DD3" w:rsidRPr="005A2B67">
        <w:rPr>
          <w:rFonts w:ascii="Times New Roman" w:hAnsi="Times New Roman" w:cs="Times New Roman"/>
          <w:sz w:val="24"/>
          <w:szCs w:val="24"/>
          <w:lang w:val="en-GB"/>
        </w:rPr>
        <w:t>The validation loss curves for both architectures show a consistent downward trend without diverging from the training loss, which indicates that both models were successfully optimi</w:t>
      </w:r>
      <w:r w:rsidR="003D61D7" w:rsidRPr="005A2B67">
        <w:rPr>
          <w:rFonts w:ascii="Times New Roman" w:hAnsi="Times New Roman" w:cs="Times New Roman"/>
          <w:sz w:val="24"/>
          <w:szCs w:val="24"/>
          <w:lang w:val="en-GB"/>
        </w:rPr>
        <w:t>s</w:t>
      </w:r>
      <w:r w:rsidR="002C2DD3" w:rsidRPr="005A2B67">
        <w:rPr>
          <w:rFonts w:ascii="Times New Roman" w:hAnsi="Times New Roman" w:cs="Times New Roman"/>
          <w:sz w:val="24"/>
          <w:szCs w:val="24"/>
          <w:lang w:val="en-GB"/>
        </w:rPr>
        <w:t xml:space="preserve">ed without significant overfitting. Despite this, the Attention U-Net consistently maintained a higher </w:t>
      </w:r>
      <w:proofErr w:type="spellStart"/>
      <w:r w:rsidR="002C2DD3" w:rsidRPr="005A2B67">
        <w:rPr>
          <w:rFonts w:ascii="Times New Roman" w:hAnsi="Times New Roman" w:cs="Times New Roman"/>
          <w:sz w:val="24"/>
          <w:szCs w:val="24"/>
          <w:lang w:val="en-GB"/>
        </w:rPr>
        <w:t>IoU</w:t>
      </w:r>
      <w:proofErr w:type="spellEnd"/>
      <w:r w:rsidR="002C2DD3" w:rsidRPr="005A2B67">
        <w:rPr>
          <w:rFonts w:ascii="Times New Roman" w:hAnsi="Times New Roman" w:cs="Times New Roman"/>
          <w:sz w:val="24"/>
          <w:szCs w:val="24"/>
          <w:lang w:val="en-GB"/>
        </w:rPr>
        <w:t xml:space="preserve"> score throughout the later stages of training, suggesting that the attention mechanism provided a tangible benefit in learning the nuanced 4-class data and confirming its </w:t>
      </w:r>
      <w:r w:rsidR="003D61D7" w:rsidRPr="005A2B67">
        <w:rPr>
          <w:rFonts w:ascii="Times New Roman" w:hAnsi="Times New Roman" w:cs="Times New Roman"/>
          <w:sz w:val="24"/>
          <w:szCs w:val="24"/>
          <w:lang w:val="en-GB"/>
        </w:rPr>
        <w:t>better</w:t>
      </w:r>
      <w:r w:rsidR="002C2DD3" w:rsidRPr="005A2B67">
        <w:rPr>
          <w:rFonts w:ascii="Times New Roman" w:hAnsi="Times New Roman" w:cs="Times New Roman"/>
          <w:sz w:val="24"/>
          <w:szCs w:val="24"/>
          <w:lang w:val="en-GB"/>
        </w:rPr>
        <w:t xml:space="preserve"> performance on the primary multi-class segmentation task.</w:t>
      </w:r>
      <w:commentRangeStart w:id="27"/>
    </w:p>
    <w:commentRangeEnd w:id="27"/>
    <w:p w14:paraId="204212D5" w14:textId="3F094A5B" w:rsidR="00D30E51" w:rsidRPr="009B5E54" w:rsidRDefault="00706E9C" w:rsidP="00D97040">
      <w:pPr>
        <w:jc w:val="center"/>
        <w:rPr>
          <w:rFonts w:ascii="Times New Roman" w:hAnsi="Times New Roman" w:cs="Times New Roman"/>
          <w:lang w:val="en-GB"/>
        </w:rPr>
      </w:pPr>
      <w:r w:rsidRPr="009B5E54">
        <w:rPr>
          <w:noProof/>
          <w:sz w:val="16"/>
          <w:szCs w:val="16"/>
          <w:lang w:val="en-GB"/>
        </w:rPr>
        <w:lastRenderedPageBreak/>
        <w:drawing>
          <wp:inline distT="0" distB="0" distL="0" distR="0" wp14:anchorId="62765BD3" wp14:editId="17FEEE8F">
            <wp:extent cx="5365500" cy="3525982"/>
            <wp:effectExtent l="0" t="0" r="6985" b="0"/>
            <wp:docPr id="621593998"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3998" name="Picture 2" descr="A graph of a graph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5376" cy="3532472"/>
                    </a:xfrm>
                    <a:prstGeom prst="rect">
                      <a:avLst/>
                    </a:prstGeom>
                  </pic:spPr>
                </pic:pic>
              </a:graphicData>
            </a:graphic>
          </wp:inline>
        </w:drawing>
      </w:r>
      <w:r w:rsidR="00471420" w:rsidRPr="009B5E54">
        <w:rPr>
          <w:rStyle w:val="CommentReference"/>
          <w:lang w:val="en-GB"/>
        </w:rPr>
        <w:commentReference w:id="27"/>
      </w:r>
    </w:p>
    <w:p w14:paraId="78A9EA43" w14:textId="7958D191" w:rsidR="00D97040" w:rsidRPr="00A85C83" w:rsidRDefault="00E1001D" w:rsidP="00A85C83">
      <w:pPr>
        <w:pStyle w:val="Caption"/>
        <w:jc w:val="both"/>
        <w:rPr>
          <w:rFonts w:ascii="Times New Roman" w:hAnsi="Times New Roman" w:cs="Times New Roman"/>
          <w:i w:val="0"/>
          <w:iCs w:val="0"/>
          <w:color w:val="auto"/>
          <w:sz w:val="28"/>
          <w:szCs w:val="28"/>
          <w:lang w:val="en-GB"/>
        </w:rPr>
      </w:pPr>
      <w:bookmarkStart w:id="28" w:name="_Toc207329581"/>
      <w:r w:rsidRPr="00A85C83">
        <w:rPr>
          <w:rFonts w:ascii="Times New Roman" w:hAnsi="Times New Roman" w:cs="Times New Roman"/>
          <w:b/>
          <w:bCs/>
          <w:i w:val="0"/>
          <w:iCs w:val="0"/>
          <w:color w:val="auto"/>
          <w:sz w:val="22"/>
          <w:szCs w:val="22"/>
          <w:lang w:val="en-GB"/>
        </w:rPr>
        <w:t xml:space="preserve">Figure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Figure \* ARABIC </w:instrText>
      </w:r>
      <w:r w:rsidRPr="00A85C83">
        <w:rPr>
          <w:rFonts w:ascii="Times New Roman" w:hAnsi="Times New Roman" w:cs="Times New Roman"/>
          <w:b/>
          <w:bCs/>
          <w:i w:val="0"/>
          <w:iCs w:val="0"/>
          <w:color w:val="auto"/>
          <w:sz w:val="22"/>
          <w:szCs w:val="22"/>
        </w:rPr>
        <w:fldChar w:fldCharType="separate"/>
      </w:r>
      <w:r w:rsidR="004438A9">
        <w:rPr>
          <w:rFonts w:ascii="Times New Roman" w:hAnsi="Times New Roman" w:cs="Times New Roman"/>
          <w:b/>
          <w:bCs/>
          <w:i w:val="0"/>
          <w:iCs w:val="0"/>
          <w:noProof/>
          <w:color w:val="auto"/>
          <w:sz w:val="22"/>
          <w:szCs w:val="22"/>
          <w:lang w:val="en-GB"/>
        </w:rPr>
        <w:t>3</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Comparison of training and validation learning curves for the standard U-Net and Attention U-Net models on the 4-class land cover task. (a) Training and validation loss for the U-Net. (b) Training and validation Mean </w:t>
      </w:r>
      <w:proofErr w:type="spellStart"/>
      <w:r w:rsidRPr="00A85C83">
        <w:rPr>
          <w:rFonts w:ascii="Times New Roman" w:hAnsi="Times New Roman" w:cs="Times New Roman"/>
          <w:i w:val="0"/>
          <w:iCs w:val="0"/>
          <w:color w:val="auto"/>
          <w:sz w:val="22"/>
          <w:szCs w:val="22"/>
          <w:lang w:val="en-GB"/>
        </w:rPr>
        <w:t>IoU</w:t>
      </w:r>
      <w:proofErr w:type="spellEnd"/>
      <w:r w:rsidRPr="00A85C83">
        <w:rPr>
          <w:rFonts w:ascii="Times New Roman" w:hAnsi="Times New Roman" w:cs="Times New Roman"/>
          <w:i w:val="0"/>
          <w:iCs w:val="0"/>
          <w:color w:val="auto"/>
          <w:sz w:val="22"/>
          <w:szCs w:val="22"/>
          <w:lang w:val="en-GB"/>
        </w:rPr>
        <w:t xml:space="preserve"> for the U-Net. </w:t>
      </w:r>
      <w:r w:rsidRPr="00B279F0">
        <w:rPr>
          <w:rFonts w:ascii="Times New Roman" w:hAnsi="Times New Roman" w:cs="Times New Roman"/>
          <w:i w:val="0"/>
          <w:iCs w:val="0"/>
          <w:color w:val="auto"/>
          <w:sz w:val="22"/>
          <w:szCs w:val="22"/>
          <w:lang w:val="en-GB"/>
        </w:rPr>
        <w:t>(c) Training and</w:t>
      </w:r>
      <w:bookmarkEnd w:id="28"/>
    </w:p>
    <w:p w14:paraId="63515963" w14:textId="52C89E58" w:rsidR="00D97040" w:rsidRPr="00851560" w:rsidRDefault="00851560" w:rsidP="005A2B67">
      <w:pPr>
        <w:pStyle w:val="Heading2"/>
        <w:spacing w:line="360" w:lineRule="auto"/>
        <w:ind w:left="0"/>
        <w:rPr>
          <w:b/>
          <w:bCs/>
          <w:i w:val="0"/>
          <w:iCs/>
          <w:szCs w:val="24"/>
          <w:lang w:val="en-GB"/>
        </w:rPr>
      </w:pPr>
      <w:bookmarkStart w:id="29" w:name="_Toc207365458"/>
      <w:r w:rsidRPr="00851560">
        <w:rPr>
          <w:b/>
          <w:bCs/>
          <w:i w:val="0"/>
          <w:iCs/>
          <w:szCs w:val="24"/>
          <w:lang w:val="en-GB"/>
        </w:rPr>
        <w:t>3.2 SEGMENTATION PERFORMANCE EVALUATION</w:t>
      </w:r>
      <w:bookmarkEnd w:id="29"/>
    </w:p>
    <w:p w14:paraId="42DF0A93" w14:textId="77777777" w:rsidR="00D97040" w:rsidRPr="005A2B67" w:rsidRDefault="00D97040"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68AAA3C8" w:rsidR="00FA6EFC" w:rsidRPr="005A2B67" w:rsidRDefault="00D97040"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Table 1 provides a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w:t>
      </w:r>
      <w:r w:rsidR="00413478" w:rsidRPr="005A2B67">
        <w:rPr>
          <w:rFonts w:ascii="Times New Roman" w:hAnsi="Times New Roman" w:cs="Times New Roman"/>
          <w:sz w:val="24"/>
          <w:szCs w:val="24"/>
          <w:lang w:val="en-GB"/>
        </w:rPr>
        <w:t xml:space="preserve"> </w:t>
      </w:r>
      <w:r w:rsidRPr="005A2B67">
        <w:rPr>
          <w:rFonts w:ascii="Times New Roman" w:hAnsi="Times New Roman" w:cs="Times New Roman"/>
          <w:sz w:val="24"/>
          <w:szCs w:val="24"/>
          <w:lang w:val="en-GB"/>
        </w:rPr>
        <w:t>identifying all forest areas is critical, the Attention U-Net's higher recall makes it the more effective and reliable tool.</w:t>
      </w:r>
    </w:p>
    <w:p w14:paraId="4CFD1D2E" w14:textId="7806CE9C" w:rsidR="00436E56" w:rsidRPr="00A85C83" w:rsidRDefault="00A85C83" w:rsidP="00A85C83">
      <w:pPr>
        <w:pStyle w:val="Caption"/>
        <w:rPr>
          <w:rFonts w:ascii="Times New Roman" w:hAnsi="Times New Roman" w:cs="Times New Roman"/>
          <w:i w:val="0"/>
          <w:iCs w:val="0"/>
          <w:color w:val="auto"/>
          <w:sz w:val="22"/>
          <w:szCs w:val="22"/>
          <w:lang w:val="en-GB"/>
        </w:rPr>
      </w:pPr>
      <w:bookmarkStart w:id="30" w:name="_Toc207329835"/>
      <w:bookmarkStart w:id="31" w:name="_Toc207329879"/>
      <w:r w:rsidRPr="00A85C83">
        <w:rPr>
          <w:rFonts w:ascii="Times New Roman" w:hAnsi="Times New Roman" w:cs="Times New Roman"/>
          <w:b/>
          <w:bCs/>
          <w:i w:val="0"/>
          <w:iCs w:val="0"/>
          <w:color w:val="auto"/>
          <w:sz w:val="22"/>
          <w:szCs w:val="22"/>
          <w:lang w:val="en-GB"/>
        </w:rPr>
        <w:t xml:space="preserve">Table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Table \* ARABIC </w:instrText>
      </w:r>
      <w:r w:rsidRPr="00A85C83">
        <w:rPr>
          <w:rFonts w:ascii="Times New Roman" w:hAnsi="Times New Roman" w:cs="Times New Roman"/>
          <w:b/>
          <w:bCs/>
          <w:i w:val="0"/>
          <w:iCs w:val="0"/>
          <w:color w:val="auto"/>
          <w:sz w:val="22"/>
          <w:szCs w:val="22"/>
        </w:rPr>
        <w:fldChar w:fldCharType="separate"/>
      </w:r>
      <w:r w:rsidR="004438A9">
        <w:rPr>
          <w:rFonts w:ascii="Times New Roman" w:hAnsi="Times New Roman" w:cs="Times New Roman"/>
          <w:b/>
          <w:bCs/>
          <w:i w:val="0"/>
          <w:iCs w:val="0"/>
          <w:noProof/>
          <w:color w:val="auto"/>
          <w:sz w:val="22"/>
          <w:szCs w:val="22"/>
          <w:lang w:val="en-GB"/>
        </w:rPr>
        <w:t>1</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Binary classification performance metrics for the U-Net and Attention U-Net models on the validation set. Metrics are reported for the "Forest" class.</w:t>
      </w:r>
      <w:bookmarkEnd w:id="30"/>
      <w:bookmarkEnd w:id="31"/>
    </w:p>
    <w:p w14:paraId="33BBDD7B" w14:textId="77777777" w:rsidR="00436E56" w:rsidRPr="009B5E54" w:rsidRDefault="00436E56" w:rsidP="00D97040">
      <w:pPr>
        <w:jc w:val="both"/>
        <w:rPr>
          <w:rFonts w:ascii="Times New Roman" w:hAnsi="Times New Roman" w:cs="Times New Roman"/>
          <w:lang w:val="en-GB"/>
        </w:rPr>
      </w:pPr>
    </w:p>
    <w:tbl>
      <w:tblPr>
        <w:tblStyle w:val="PlainTable2"/>
        <w:tblW w:w="7655" w:type="dxa"/>
        <w:jc w:val="center"/>
        <w:tblLook w:val="04A0" w:firstRow="1" w:lastRow="0" w:firstColumn="1" w:lastColumn="0" w:noHBand="0" w:noVBand="1"/>
      </w:tblPr>
      <w:tblGrid>
        <w:gridCol w:w="1954"/>
        <w:gridCol w:w="1159"/>
        <w:gridCol w:w="1282"/>
        <w:gridCol w:w="1134"/>
        <w:gridCol w:w="2126"/>
      </w:tblGrid>
      <w:tr w:rsidR="00436E56" w:rsidRPr="005A2B67" w14:paraId="117CC383" w14:textId="77777777" w:rsidTr="005A2B67">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1954" w:type="dxa"/>
            <w:tcBorders>
              <w:top w:val="single" w:sz="12" w:space="0" w:color="auto"/>
            </w:tcBorders>
            <w:vAlign w:val="center"/>
            <w:hideMark/>
          </w:tcPr>
          <w:p w14:paraId="17AAF4B8" w14:textId="77777777" w:rsidR="00436E56" w:rsidRPr="005A2B67" w:rsidRDefault="00436E56" w:rsidP="00436E56">
            <w:pPr>
              <w:spacing w:after="160" w:line="259" w:lineRule="auto"/>
              <w:jc w:val="center"/>
              <w:rPr>
                <w:rFonts w:ascii="Times New Roman" w:hAnsi="Times New Roman" w:cs="Times New Roman"/>
                <w:sz w:val="24"/>
                <w:szCs w:val="24"/>
                <w:lang w:val="en-GB"/>
              </w:rPr>
            </w:pPr>
            <w:r w:rsidRPr="005A2B67">
              <w:rPr>
                <w:rFonts w:ascii="Times New Roman" w:hAnsi="Times New Roman" w:cs="Times New Roman"/>
                <w:sz w:val="24"/>
                <w:szCs w:val="24"/>
                <w:lang w:val="en-GB"/>
              </w:rPr>
              <w:lastRenderedPageBreak/>
              <w:t>Model</w:t>
            </w:r>
          </w:p>
        </w:tc>
        <w:tc>
          <w:tcPr>
            <w:tcW w:w="0" w:type="auto"/>
            <w:tcBorders>
              <w:top w:val="single" w:sz="12" w:space="0" w:color="auto"/>
            </w:tcBorders>
            <w:vAlign w:val="center"/>
            <w:hideMark/>
          </w:tcPr>
          <w:p w14:paraId="147B01DA"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Precision</w:t>
            </w:r>
          </w:p>
        </w:tc>
        <w:tc>
          <w:tcPr>
            <w:tcW w:w="1282" w:type="dxa"/>
            <w:tcBorders>
              <w:top w:val="single" w:sz="12" w:space="0" w:color="auto"/>
            </w:tcBorders>
            <w:vAlign w:val="center"/>
            <w:hideMark/>
          </w:tcPr>
          <w:p w14:paraId="4E02B4DA"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Recall</w:t>
            </w:r>
          </w:p>
        </w:tc>
        <w:tc>
          <w:tcPr>
            <w:tcW w:w="1134" w:type="dxa"/>
            <w:tcBorders>
              <w:top w:val="single" w:sz="12" w:space="0" w:color="auto"/>
            </w:tcBorders>
            <w:vAlign w:val="center"/>
            <w:hideMark/>
          </w:tcPr>
          <w:p w14:paraId="58E0F2EC"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F1-Score</w:t>
            </w:r>
          </w:p>
        </w:tc>
        <w:tc>
          <w:tcPr>
            <w:tcW w:w="2126" w:type="dxa"/>
            <w:tcBorders>
              <w:top w:val="single" w:sz="12" w:space="0" w:color="auto"/>
            </w:tcBorders>
            <w:vAlign w:val="center"/>
            <w:hideMark/>
          </w:tcPr>
          <w:p w14:paraId="48D43EDF" w14:textId="77777777" w:rsidR="00436E56" w:rsidRPr="005A2B67"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Overall Accuracy</w:t>
            </w:r>
          </w:p>
        </w:tc>
      </w:tr>
      <w:tr w:rsidR="00436E56" w:rsidRPr="005A2B67" w14:paraId="4670B89A" w14:textId="77777777" w:rsidTr="005A2B67">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1954" w:type="dxa"/>
            <w:tcBorders>
              <w:bottom w:val="single" w:sz="12" w:space="0" w:color="auto"/>
            </w:tcBorders>
            <w:hideMark/>
          </w:tcPr>
          <w:p w14:paraId="39B6E1DD" w14:textId="77777777" w:rsidR="00436E56" w:rsidRPr="005A2B67" w:rsidRDefault="00436E56" w:rsidP="00436E56">
            <w:pPr>
              <w:spacing w:after="160" w:line="259" w:lineRule="auto"/>
              <w:jc w:val="center"/>
              <w:rPr>
                <w:rFonts w:ascii="Times New Roman" w:hAnsi="Times New Roman" w:cs="Times New Roman"/>
                <w:sz w:val="24"/>
                <w:szCs w:val="24"/>
                <w:lang w:val="en-GB"/>
              </w:rPr>
            </w:pPr>
            <w:r w:rsidRPr="005A2B67">
              <w:rPr>
                <w:rFonts w:ascii="Times New Roman" w:hAnsi="Times New Roman" w:cs="Times New Roman"/>
                <w:b w:val="0"/>
                <w:bCs w:val="0"/>
                <w:sz w:val="24"/>
                <w:szCs w:val="24"/>
                <w:lang w:val="en-GB"/>
              </w:rPr>
              <w:t>U-Net</w:t>
            </w:r>
          </w:p>
          <w:p w14:paraId="7A652B8A" w14:textId="38039E32" w:rsidR="00436E56" w:rsidRPr="005A2B67" w:rsidRDefault="00436E56" w:rsidP="00436E56">
            <w:pPr>
              <w:spacing w:after="160" w:line="259" w:lineRule="auto"/>
              <w:jc w:val="center"/>
              <w:rPr>
                <w:rFonts w:ascii="Times New Roman" w:hAnsi="Times New Roman" w:cs="Times New Roman"/>
                <w:b w:val="0"/>
                <w:bCs w:val="0"/>
                <w:sz w:val="24"/>
                <w:szCs w:val="24"/>
                <w:lang w:val="en-GB"/>
              </w:rPr>
            </w:pPr>
            <w:r w:rsidRPr="005A2B67">
              <w:rPr>
                <w:rFonts w:ascii="Times New Roman" w:hAnsi="Times New Roman" w:cs="Times New Roman"/>
                <w:b w:val="0"/>
                <w:bCs w:val="0"/>
                <w:sz w:val="24"/>
                <w:szCs w:val="24"/>
                <w:lang w:val="en-GB"/>
              </w:rPr>
              <w:t>Attention U-Net</w:t>
            </w:r>
          </w:p>
        </w:tc>
        <w:tc>
          <w:tcPr>
            <w:tcW w:w="0" w:type="auto"/>
            <w:tcBorders>
              <w:bottom w:val="single" w:sz="12" w:space="0" w:color="auto"/>
            </w:tcBorders>
            <w:hideMark/>
          </w:tcPr>
          <w:p w14:paraId="43386486"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0.99</w:t>
            </w:r>
          </w:p>
          <w:p w14:paraId="16443AC1" w14:textId="65753435"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0.96</w:t>
            </w:r>
          </w:p>
        </w:tc>
        <w:tc>
          <w:tcPr>
            <w:tcW w:w="1282" w:type="dxa"/>
            <w:tcBorders>
              <w:bottom w:val="single" w:sz="12" w:space="0" w:color="auto"/>
            </w:tcBorders>
            <w:hideMark/>
          </w:tcPr>
          <w:p w14:paraId="33C268CA"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0.85</w:t>
            </w:r>
          </w:p>
          <w:p w14:paraId="528ECE10" w14:textId="443AED3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0.90</w:t>
            </w:r>
          </w:p>
        </w:tc>
        <w:tc>
          <w:tcPr>
            <w:tcW w:w="1134" w:type="dxa"/>
            <w:tcBorders>
              <w:bottom w:val="single" w:sz="12" w:space="0" w:color="auto"/>
            </w:tcBorders>
            <w:hideMark/>
          </w:tcPr>
          <w:p w14:paraId="2E074B7F"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0.91</w:t>
            </w:r>
          </w:p>
          <w:p w14:paraId="4B840E62" w14:textId="68E811C3"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0.93</w:t>
            </w:r>
          </w:p>
        </w:tc>
        <w:tc>
          <w:tcPr>
            <w:tcW w:w="2126" w:type="dxa"/>
            <w:tcBorders>
              <w:bottom w:val="single" w:sz="12" w:space="0" w:color="auto"/>
            </w:tcBorders>
            <w:hideMark/>
          </w:tcPr>
          <w:p w14:paraId="2F7DBD1E" w14:textId="77777777"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92.07%</w:t>
            </w:r>
          </w:p>
          <w:p w14:paraId="2428A5E3" w14:textId="05CCFB5F" w:rsidR="00436E56" w:rsidRPr="005A2B67"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5A2B67">
              <w:rPr>
                <w:rFonts w:ascii="Times New Roman" w:hAnsi="Times New Roman" w:cs="Times New Roman"/>
                <w:sz w:val="24"/>
                <w:szCs w:val="24"/>
                <w:lang w:val="en-GB"/>
              </w:rPr>
              <w:t>93.47%</w:t>
            </w:r>
          </w:p>
        </w:tc>
      </w:tr>
    </w:tbl>
    <w:p w14:paraId="5FDF1297" w14:textId="77777777" w:rsidR="00436E56" w:rsidRPr="009B5E54" w:rsidRDefault="00436E56" w:rsidP="00D97040">
      <w:pPr>
        <w:rPr>
          <w:rFonts w:ascii="Times New Roman" w:hAnsi="Times New Roman" w:cs="Times New Roman"/>
          <w:lang w:val="en-GB"/>
        </w:rPr>
      </w:pPr>
    </w:p>
    <w:p w14:paraId="53FB4E29" w14:textId="1947A144" w:rsidR="00FA6EFC" w:rsidRPr="005A2B67" w:rsidRDefault="00FA6EFC" w:rsidP="005A2B67">
      <w:pPr>
        <w:spacing w:line="360" w:lineRule="auto"/>
        <w:jc w:val="both"/>
        <w:rPr>
          <w:rFonts w:ascii="Times New Roman" w:hAnsi="Times New Roman" w:cs="Times New Roman"/>
          <w:sz w:val="24"/>
          <w:szCs w:val="24"/>
          <w:lang w:val="en-GB"/>
        </w:rPr>
      </w:pPr>
      <w:r w:rsidRPr="005A2B67">
        <w:rPr>
          <w:rFonts w:ascii="Times New Roman" w:hAnsi="Times New Roman" w:cs="Times New Roman"/>
          <w:sz w:val="24"/>
          <w:szCs w:val="24"/>
          <w:lang w:val="en-GB"/>
        </w:rPr>
        <w:t xml:space="preserve">This trade-off is further clarified by the confusion matrices presented in Figure </w:t>
      </w:r>
      <w:r w:rsidR="00C2517F" w:rsidRPr="005A2B67">
        <w:rPr>
          <w:rFonts w:ascii="Times New Roman" w:hAnsi="Times New Roman" w:cs="Times New Roman"/>
          <w:sz w:val="24"/>
          <w:szCs w:val="24"/>
          <w:lang w:val="en-GB"/>
        </w:rPr>
        <w:t>4</w:t>
      </w:r>
      <w:r w:rsidRPr="005A2B67">
        <w:rPr>
          <w:rFonts w:ascii="Times New Roman" w:hAnsi="Times New Roman" w:cs="Times New Roman"/>
          <w:sz w:val="24"/>
          <w:szCs w:val="24"/>
          <w:lang w:val="en-GB"/>
        </w:rPr>
        <w:t>. The matrix for the standard U-Net shows a very low number of false positives for the 'Forest' class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xml:space="preserve"> pixels predicted as Forest), confirming its high precision. However, it also reveals a large number of false negatives (Forest pixels predicted as </w:t>
      </w:r>
      <w:proofErr w:type="gramStart"/>
      <w:r w:rsidRPr="005A2B67">
        <w:rPr>
          <w:rFonts w:ascii="Times New Roman" w:hAnsi="Times New Roman" w:cs="Times New Roman"/>
          <w:sz w:val="24"/>
          <w:szCs w:val="24"/>
          <w:lang w:val="en-GB"/>
        </w:rPr>
        <w:t>Non-Forest</w:t>
      </w:r>
      <w:proofErr w:type="gramEnd"/>
      <w:r w:rsidRPr="005A2B67">
        <w:rPr>
          <w:rFonts w:ascii="Times New Roman" w:hAnsi="Times New Roman" w:cs="Times New Roman"/>
          <w:sz w:val="24"/>
          <w:szCs w:val="24"/>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r w:rsidR="009F7EBB" w:rsidRPr="005A2B67">
        <w:rPr>
          <w:rFonts w:ascii="Times New Roman" w:hAnsi="Times New Roman" w:cs="Times New Roman"/>
          <w:sz w:val="24"/>
          <w:szCs w:val="24"/>
          <w:lang w:val="en-GB"/>
        </w:rPr>
        <w:t>.</w:t>
      </w:r>
    </w:p>
    <w:p w14:paraId="48B36ABB" w14:textId="50FF8BC3" w:rsidR="00FA6EFC" w:rsidRPr="009B5E54" w:rsidRDefault="00611A0A" w:rsidP="00FA6EFC">
      <w:pPr>
        <w:jc w:val="center"/>
        <w:rPr>
          <w:rFonts w:ascii="Times New Roman" w:hAnsi="Times New Roman" w:cs="Times New Roman"/>
          <w:lang w:val="en-GB"/>
        </w:rPr>
      </w:pPr>
      <w:commentRangeStart w:id="32"/>
      <w:commentRangeEnd w:id="32"/>
      <w:r w:rsidRPr="009B5E54">
        <w:rPr>
          <w:rStyle w:val="CommentReference"/>
          <w:lang w:val="en-GB"/>
        </w:rPr>
        <w:commentReference w:id="32"/>
      </w:r>
      <w:r w:rsidR="004613EF" w:rsidRPr="009B5E54">
        <w:rPr>
          <w:lang w:val="en-GB"/>
        </w:rPr>
        <w:t xml:space="preserve"> </w:t>
      </w:r>
      <w:r w:rsidR="004613EF" w:rsidRPr="009B5E54">
        <w:rPr>
          <w:noProof/>
          <w:lang w:val="en-GB"/>
        </w:rPr>
        <w:drawing>
          <wp:inline distT="0" distB="0" distL="0" distR="0" wp14:anchorId="3B98FC10" wp14:editId="518F2DEE">
            <wp:extent cx="5942966" cy="2625147"/>
            <wp:effectExtent l="0" t="0" r="635" b="3810"/>
            <wp:docPr id="1220367201"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7201" name="Picture 3" descr="A blue squares with white text&#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t="2612" b="14912"/>
                    <a:stretch>
                      <a:fillRect/>
                    </a:stretch>
                  </pic:blipFill>
                  <pic:spPr bwMode="auto">
                    <a:xfrm>
                      <a:off x="0" y="0"/>
                      <a:ext cx="5943600" cy="2625427"/>
                    </a:xfrm>
                    <a:prstGeom prst="rect">
                      <a:avLst/>
                    </a:prstGeom>
                    <a:noFill/>
                    <a:ln>
                      <a:noFill/>
                    </a:ln>
                    <a:extLst>
                      <a:ext uri="{53640926-AAD7-44D8-BBD7-CCE9431645EC}">
                        <a14:shadowObscured xmlns:a14="http://schemas.microsoft.com/office/drawing/2010/main"/>
                      </a:ext>
                    </a:extLst>
                  </pic:spPr>
                </pic:pic>
              </a:graphicData>
            </a:graphic>
          </wp:inline>
        </w:drawing>
      </w:r>
    </w:p>
    <w:p w14:paraId="0F56B532" w14:textId="7978A7E1" w:rsidR="00FA6EFC" w:rsidRPr="00A85C83" w:rsidRDefault="00A85C83" w:rsidP="00A85C83">
      <w:pPr>
        <w:pStyle w:val="Caption"/>
        <w:jc w:val="both"/>
        <w:rPr>
          <w:rFonts w:ascii="Times New Roman" w:hAnsi="Times New Roman" w:cs="Times New Roman"/>
          <w:i w:val="0"/>
          <w:iCs w:val="0"/>
          <w:color w:val="auto"/>
          <w:sz w:val="22"/>
          <w:szCs w:val="22"/>
          <w:lang w:val="en-GB"/>
        </w:rPr>
      </w:pPr>
      <w:bookmarkStart w:id="33" w:name="_Toc207329582"/>
      <w:r w:rsidRPr="00A85C83">
        <w:rPr>
          <w:rFonts w:ascii="Times New Roman" w:hAnsi="Times New Roman" w:cs="Times New Roman"/>
          <w:b/>
          <w:bCs/>
          <w:i w:val="0"/>
          <w:iCs w:val="0"/>
          <w:color w:val="auto"/>
          <w:sz w:val="22"/>
          <w:szCs w:val="22"/>
          <w:lang w:val="en-GB"/>
        </w:rPr>
        <w:t xml:space="preserve">Figure </w:t>
      </w:r>
      <w:r w:rsidRPr="00A85C83">
        <w:rPr>
          <w:rFonts w:ascii="Times New Roman" w:hAnsi="Times New Roman" w:cs="Times New Roman"/>
          <w:b/>
          <w:bCs/>
          <w:i w:val="0"/>
          <w:iCs w:val="0"/>
          <w:color w:val="auto"/>
          <w:sz w:val="22"/>
          <w:szCs w:val="22"/>
        </w:rPr>
        <w:fldChar w:fldCharType="begin"/>
      </w:r>
      <w:r w:rsidRPr="00A85C83">
        <w:rPr>
          <w:rFonts w:ascii="Times New Roman" w:hAnsi="Times New Roman" w:cs="Times New Roman"/>
          <w:b/>
          <w:bCs/>
          <w:i w:val="0"/>
          <w:iCs w:val="0"/>
          <w:color w:val="auto"/>
          <w:sz w:val="22"/>
          <w:szCs w:val="22"/>
          <w:lang w:val="en-GB"/>
        </w:rPr>
        <w:instrText xml:space="preserve"> SEQ Figure \* ARABIC </w:instrText>
      </w:r>
      <w:r w:rsidRPr="00A85C83">
        <w:rPr>
          <w:rFonts w:ascii="Times New Roman" w:hAnsi="Times New Roman" w:cs="Times New Roman"/>
          <w:b/>
          <w:bCs/>
          <w:i w:val="0"/>
          <w:iCs w:val="0"/>
          <w:color w:val="auto"/>
          <w:sz w:val="22"/>
          <w:szCs w:val="22"/>
        </w:rPr>
        <w:fldChar w:fldCharType="separate"/>
      </w:r>
      <w:r w:rsidR="004438A9">
        <w:rPr>
          <w:rFonts w:ascii="Times New Roman" w:hAnsi="Times New Roman" w:cs="Times New Roman"/>
          <w:b/>
          <w:bCs/>
          <w:i w:val="0"/>
          <w:iCs w:val="0"/>
          <w:noProof/>
          <w:color w:val="auto"/>
          <w:sz w:val="22"/>
          <w:szCs w:val="22"/>
          <w:lang w:val="en-GB"/>
        </w:rPr>
        <w:t>4</w:t>
      </w:r>
      <w:r w:rsidRPr="00A85C83">
        <w:rPr>
          <w:rFonts w:ascii="Times New Roman" w:hAnsi="Times New Roman" w:cs="Times New Roman"/>
          <w:b/>
          <w:bCs/>
          <w:i w:val="0"/>
          <w:iCs w:val="0"/>
          <w:color w:val="auto"/>
          <w:sz w:val="22"/>
          <w:szCs w:val="22"/>
        </w:rPr>
        <w:fldChar w:fldCharType="end"/>
      </w:r>
      <w:r w:rsidRPr="00A85C83">
        <w:rPr>
          <w:rFonts w:ascii="Times New Roman" w:hAnsi="Times New Roman" w:cs="Times New Roman"/>
          <w:b/>
          <w:bCs/>
          <w:i w:val="0"/>
          <w:iCs w:val="0"/>
          <w:color w:val="auto"/>
          <w:sz w:val="22"/>
          <w:szCs w:val="22"/>
          <w:lang w:val="en-GB"/>
        </w:rPr>
        <w:t>.</w:t>
      </w:r>
      <w:r w:rsidRPr="00A85C83">
        <w:rPr>
          <w:rFonts w:ascii="Times New Roman" w:hAnsi="Times New Roman" w:cs="Times New Roman"/>
          <w:i w:val="0"/>
          <w:iCs w:val="0"/>
          <w:color w:val="auto"/>
          <w:sz w:val="22"/>
          <w:szCs w:val="22"/>
          <w:lang w:val="en-GB"/>
        </w:rPr>
        <w:t xml:space="preserve"> Confusion matrices for the binary (Forest vs. Non-Forest) classification task on the validation set for (a) the standard U-Net and (b) the Attention U-Net. </w:t>
      </w:r>
      <w:r w:rsidRPr="00B279F0">
        <w:rPr>
          <w:rFonts w:ascii="Times New Roman" w:hAnsi="Times New Roman" w:cs="Times New Roman"/>
          <w:i w:val="0"/>
          <w:iCs w:val="0"/>
          <w:color w:val="auto"/>
          <w:sz w:val="22"/>
          <w:szCs w:val="22"/>
          <w:lang w:val="en-GB"/>
        </w:rPr>
        <w:t>Values represent the total number of pixels.</w:t>
      </w:r>
      <w:bookmarkEnd w:id="33"/>
    </w:p>
    <w:p w14:paraId="484D6FAA" w14:textId="11CD34B0" w:rsidR="00FA6EFC" w:rsidRPr="009B5E54" w:rsidRDefault="000D73D4" w:rsidP="00D45DAC">
      <w:pPr>
        <w:spacing w:line="360" w:lineRule="auto"/>
        <w:jc w:val="both"/>
        <w:rPr>
          <w:rFonts w:ascii="Times New Roman" w:hAnsi="Times New Roman" w:cs="Times New Roman"/>
          <w:lang w:val="en-GB"/>
        </w:rPr>
      </w:pPr>
      <w:r w:rsidRPr="00D45DAC">
        <w:rPr>
          <w:rFonts w:ascii="Times New Roman" w:hAnsi="Times New Roman" w:cs="Times New Roman"/>
          <w:sz w:val="24"/>
          <w:szCs w:val="24"/>
          <w:lang w:val="en-GB"/>
        </w:rPr>
        <w:t xml:space="preserve">Visual inspection of the model predictions, as shown in Figure </w:t>
      </w:r>
      <w:r w:rsidR="00C2517F" w:rsidRPr="00D45DAC">
        <w:rPr>
          <w:rFonts w:ascii="Times New Roman" w:hAnsi="Times New Roman" w:cs="Times New Roman"/>
          <w:sz w:val="24"/>
          <w:szCs w:val="24"/>
          <w:lang w:val="en-GB"/>
        </w:rPr>
        <w:t>5</w:t>
      </w:r>
      <w:r w:rsidRPr="00D45DAC">
        <w:rPr>
          <w:rFonts w:ascii="Times New Roman" w:hAnsi="Times New Roman" w:cs="Times New Roman"/>
          <w:sz w:val="24"/>
          <w:szCs w:val="24"/>
          <w:lang w:val="en-GB"/>
        </w:rPr>
        <w:t xml:space="preserve">, further corroborates these quantitative findings. </w:t>
      </w:r>
      <w:r w:rsidR="00E03534" w:rsidRPr="00D45DAC">
        <w:rPr>
          <w:rFonts w:ascii="Times New Roman" w:hAnsi="Times New Roman" w:cs="Times New Roman"/>
          <w:sz w:val="24"/>
          <w:szCs w:val="24"/>
          <w:lang w:val="en-GB"/>
        </w:rPr>
        <w:t>In Figure 5, t</w:t>
      </w:r>
      <w:r w:rsidRPr="00D45DAC">
        <w:rPr>
          <w:rFonts w:ascii="Times New Roman" w:hAnsi="Times New Roman" w:cs="Times New Roman"/>
          <w:sz w:val="24"/>
          <w:szCs w:val="24"/>
          <w:lang w:val="en-GB"/>
        </w:rPr>
        <w:t xml:space="preserve">he Attention U-Net </w:t>
      </w:r>
      <w:commentRangeStart w:id="34"/>
      <w:r w:rsidRPr="00D45DAC">
        <w:rPr>
          <w:rFonts w:ascii="Times New Roman" w:hAnsi="Times New Roman" w:cs="Times New Roman"/>
          <w:sz w:val="24"/>
          <w:szCs w:val="24"/>
          <w:lang w:val="en-GB"/>
        </w:rPr>
        <w:t>(</w:t>
      </w:r>
      <w:commentRangeEnd w:id="34"/>
      <w:r w:rsidR="003E0515" w:rsidRPr="00D45DAC">
        <w:rPr>
          <w:rFonts w:ascii="Times New Roman" w:hAnsi="Times New Roman" w:cs="Times New Roman"/>
          <w:sz w:val="24"/>
          <w:szCs w:val="24"/>
          <w:lang w:val="en-GB"/>
        </w:rPr>
        <w:t>d)</w:t>
      </w:r>
      <w:r w:rsidR="00611A0A" w:rsidRPr="00D45DAC">
        <w:rPr>
          <w:rStyle w:val="CommentReference"/>
          <w:rFonts w:ascii="Times New Roman" w:hAnsi="Times New Roman" w:cs="Times New Roman"/>
          <w:sz w:val="24"/>
          <w:szCs w:val="24"/>
          <w:lang w:val="en-GB"/>
        </w:rPr>
        <w:commentReference w:id="34"/>
      </w:r>
      <w:r w:rsidRPr="00D45DAC">
        <w:rPr>
          <w:rFonts w:ascii="Times New Roman" w:hAnsi="Times New Roman" w:cs="Times New Roman"/>
          <w:sz w:val="24"/>
          <w:szCs w:val="24"/>
          <w:lang w:val="en-GB"/>
        </w:rPr>
        <w:t xml:space="preserve">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w:t>
      </w:r>
      <w:r w:rsidRPr="00D45DAC">
        <w:rPr>
          <w:rFonts w:ascii="Times New Roman" w:hAnsi="Times New Roman" w:cs="Times New Roman"/>
          <w:sz w:val="24"/>
          <w:szCs w:val="24"/>
          <w:lang w:val="en-GB"/>
        </w:rPr>
        <w:lastRenderedPageBreak/>
        <w:t>'Trees' and 'Grass' classes, resulting in a more coherent and realistic land cover map.</w:t>
      </w:r>
      <w:r w:rsidR="00FA6EFC" w:rsidRPr="009B5E54">
        <w:rPr>
          <w:rFonts w:ascii="Times New Roman" w:hAnsi="Times New Roman" w:cs="Times New Roman"/>
          <w:noProof/>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6"/>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9B5E54" w:rsidRDefault="00FA6EFC" w:rsidP="00FA6EFC">
      <w:pPr>
        <w:jc w:val="center"/>
        <w:rPr>
          <w:rFonts w:ascii="Times New Roman" w:hAnsi="Times New Roman" w:cs="Times New Roman"/>
          <w:lang w:val="en-GB"/>
        </w:rPr>
      </w:pPr>
      <w:r w:rsidRPr="009B5E54">
        <w:rPr>
          <w:rFonts w:ascii="Times New Roman" w:hAnsi="Times New Roman" w:cs="Times New Roman"/>
          <w:noProof/>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7"/>
                    <a:stretch>
                      <a:fillRect/>
                    </a:stretch>
                  </pic:blipFill>
                  <pic:spPr>
                    <a:xfrm>
                      <a:off x="0" y="0"/>
                      <a:ext cx="2967744" cy="304067"/>
                    </a:xfrm>
                    <a:prstGeom prst="rect">
                      <a:avLst/>
                    </a:prstGeom>
                  </pic:spPr>
                </pic:pic>
              </a:graphicData>
            </a:graphic>
          </wp:inline>
        </w:drawing>
      </w:r>
    </w:p>
    <w:p w14:paraId="1903EFD5" w14:textId="03A98CFB" w:rsidR="00563AF0" w:rsidRPr="00A85C83" w:rsidRDefault="00A85C83" w:rsidP="00A85C83">
      <w:pPr>
        <w:jc w:val="both"/>
        <w:rPr>
          <w:rFonts w:ascii="Times New Roman" w:hAnsi="Times New Roman" w:cs="Times New Roman"/>
          <w:lang w:val="en-GB"/>
        </w:rPr>
      </w:pPr>
      <w:bookmarkStart w:id="35" w:name="_Toc207329583"/>
      <w:r w:rsidRPr="00A85C83">
        <w:rPr>
          <w:rFonts w:ascii="Times New Roman" w:hAnsi="Times New Roman" w:cs="Times New Roman"/>
          <w:b/>
          <w:bCs/>
          <w:lang w:val="en-GB"/>
        </w:rPr>
        <w:t xml:space="preserve">Figure </w:t>
      </w:r>
      <w:r w:rsidRPr="00A85C83">
        <w:rPr>
          <w:rFonts w:ascii="Times New Roman" w:hAnsi="Times New Roman" w:cs="Times New Roman"/>
          <w:b/>
          <w:bCs/>
          <w:lang w:val="en-GB"/>
        </w:rPr>
        <w:fldChar w:fldCharType="begin"/>
      </w:r>
      <w:r w:rsidRPr="00A85C83">
        <w:rPr>
          <w:rFonts w:ascii="Times New Roman" w:hAnsi="Times New Roman" w:cs="Times New Roman"/>
          <w:b/>
          <w:bCs/>
          <w:lang w:val="en-GB"/>
        </w:rPr>
        <w:instrText xml:space="preserve"> SEQ Figure \* ARABIC </w:instrText>
      </w:r>
      <w:r w:rsidRPr="00A85C83">
        <w:rPr>
          <w:rFonts w:ascii="Times New Roman" w:hAnsi="Times New Roman" w:cs="Times New Roman"/>
          <w:b/>
          <w:bCs/>
          <w:lang w:val="en-GB"/>
        </w:rPr>
        <w:fldChar w:fldCharType="separate"/>
      </w:r>
      <w:r w:rsidR="004438A9">
        <w:rPr>
          <w:rFonts w:ascii="Times New Roman" w:hAnsi="Times New Roman" w:cs="Times New Roman"/>
          <w:b/>
          <w:bCs/>
          <w:noProof/>
          <w:lang w:val="en-GB"/>
        </w:rPr>
        <w:t>5</w:t>
      </w:r>
      <w:r w:rsidRPr="00A85C83">
        <w:rPr>
          <w:rFonts w:ascii="Times New Roman" w:hAnsi="Times New Roman" w:cs="Times New Roman"/>
          <w:b/>
          <w:bCs/>
          <w:lang w:val="en-GB"/>
        </w:rPr>
        <w:fldChar w:fldCharType="end"/>
      </w:r>
      <w:r w:rsidRPr="00A85C83">
        <w:rPr>
          <w:rFonts w:ascii="Times New Roman" w:hAnsi="Times New Roman" w:cs="Times New Roman"/>
          <w:b/>
          <w:bCs/>
          <w:lang w:val="en-GB"/>
        </w:rPr>
        <w:t>.</w:t>
      </w:r>
      <w:r w:rsidRPr="00A85C83">
        <w:rPr>
          <w:rFonts w:ascii="Times New Roman" w:hAnsi="Times New Roman" w:cs="Times New Roman"/>
          <w:lang w:val="en-GB"/>
        </w:rPr>
        <w:t xml:space="preserve"> Qualitative comparison of segmentation results on sample patches from the validation set. (a) Input True-</w:t>
      </w:r>
      <w:proofErr w:type="spellStart"/>
      <w:r w:rsidRPr="00A85C83">
        <w:rPr>
          <w:rFonts w:ascii="Times New Roman" w:hAnsi="Times New Roman" w:cs="Times New Roman"/>
          <w:lang w:val="en-GB"/>
        </w:rPr>
        <w:t>Color</w:t>
      </w:r>
      <w:proofErr w:type="spellEnd"/>
      <w:r w:rsidRPr="00A85C83">
        <w:rPr>
          <w:rFonts w:ascii="Times New Roman" w:hAnsi="Times New Roman" w:cs="Times New Roman"/>
          <w:lang w:val="en-GB"/>
        </w:rPr>
        <w:t xml:space="preserve"> Image, (b) Ground Truth (Dynamic World), (c) U-Net Prediction, (d) Attention U-Net Prediction.</w:t>
      </w:r>
      <w:bookmarkEnd w:id="35"/>
      <w:r w:rsidRPr="00A85C83">
        <w:rPr>
          <w:rFonts w:ascii="Times New Roman" w:hAnsi="Times New Roman" w:cs="Times New Roman"/>
          <w:lang w:val="en-GB"/>
        </w:rPr>
        <w:t xml:space="preserve"> </w:t>
      </w:r>
    </w:p>
    <w:p w14:paraId="08967CD9" w14:textId="62500FD3" w:rsidR="00D213AD" w:rsidRPr="00851560" w:rsidRDefault="00851560" w:rsidP="00563AF0">
      <w:pPr>
        <w:pStyle w:val="Heading2"/>
        <w:spacing w:line="360" w:lineRule="auto"/>
        <w:ind w:left="0"/>
        <w:rPr>
          <w:b/>
          <w:bCs/>
          <w:i w:val="0"/>
          <w:iCs/>
          <w:lang w:val="en-GB"/>
        </w:rPr>
      </w:pPr>
      <w:bookmarkStart w:id="36" w:name="_Toc207365459"/>
      <w:r w:rsidRPr="00851560">
        <w:rPr>
          <w:b/>
          <w:bCs/>
          <w:i w:val="0"/>
          <w:iCs/>
          <w:lang w:val="en-GB"/>
        </w:rPr>
        <w:t>3.3 DEFORESTATION ANALYSIS IN THE SAN JOSÉ DEL GUAVIARE REGION</w:t>
      </w:r>
      <w:bookmarkEnd w:id="36"/>
    </w:p>
    <w:p w14:paraId="10403FAA" w14:textId="77777777" w:rsidR="00D213AD" w:rsidRPr="00D45DAC" w:rsidRDefault="00D213AD" w:rsidP="00563AF0">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25E1B3E4" w:rsidR="00D213AD" w:rsidRPr="00D45DAC" w:rsidRDefault="00D213AD"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The analysis revealed land cover transformation within the two-year period. As summarized in Table 2, the model detected a total of 232.15 km² of deforestation, representing a transition from "Forest" in 2021 to "</w:t>
      </w:r>
      <w:proofErr w:type="gramStart"/>
      <w:r w:rsidRPr="00D45DAC">
        <w:rPr>
          <w:rFonts w:ascii="Times New Roman" w:hAnsi="Times New Roman" w:cs="Times New Roman"/>
          <w:sz w:val="24"/>
          <w:szCs w:val="24"/>
          <w:lang w:val="en-GB"/>
        </w:rPr>
        <w:t>Non-Forest</w:t>
      </w:r>
      <w:proofErr w:type="gramEnd"/>
      <w:r w:rsidRPr="00D45DAC">
        <w:rPr>
          <w:rFonts w:ascii="Times New Roman" w:hAnsi="Times New Roman" w:cs="Times New Roman"/>
          <w:sz w:val="24"/>
          <w:szCs w:val="24"/>
          <w:lang w:val="en-GB"/>
        </w:rPr>
        <w:t xml:space="preserve">" in 2023. Concurrently, 54.85 km² of reforestation or forest regrowth was identified. This results in a net forest loss of 177.30 km² within the study area. </w:t>
      </w:r>
      <w:r w:rsidR="005D2971" w:rsidRPr="00D45DAC">
        <w:rPr>
          <w:rFonts w:ascii="Times New Roman" w:hAnsi="Times New Roman" w:cs="Times New Roman"/>
          <w:sz w:val="24"/>
          <w:szCs w:val="24"/>
          <w:lang w:val="en-GB"/>
        </w:rPr>
        <w:t xml:space="preserve">Figure 6 provides a visual example of the model's change detection capabilities on a single 256 x </w:t>
      </w:r>
      <w:proofErr w:type="gramStart"/>
      <w:r w:rsidR="005D2971" w:rsidRPr="00D45DAC">
        <w:rPr>
          <w:rFonts w:ascii="Times New Roman" w:hAnsi="Times New Roman" w:cs="Times New Roman"/>
          <w:sz w:val="24"/>
          <w:szCs w:val="24"/>
          <w:lang w:val="en-GB"/>
        </w:rPr>
        <w:t>256 pixel</w:t>
      </w:r>
      <w:proofErr w:type="gramEnd"/>
      <w:r w:rsidR="005D2971" w:rsidRPr="00D45DAC">
        <w:rPr>
          <w:rFonts w:ascii="Times New Roman" w:hAnsi="Times New Roman" w:cs="Times New Roman"/>
          <w:sz w:val="24"/>
          <w:szCs w:val="24"/>
          <w:lang w:val="en-GB"/>
        </w:rPr>
        <w:t xml:space="preserve"> patch from the ROI. The 'Before' image (T1, 2021) on the left depicts a landscape dominated by dense forest cover, interspersed with several small, rectangular clearings characteristic of early-stage agricultural plots or pasture. The 'After' image (T2, 2023) in the </w:t>
      </w:r>
      <w:r w:rsidR="001879B4" w:rsidRPr="00D45DAC">
        <w:rPr>
          <w:rFonts w:ascii="Times New Roman" w:hAnsi="Times New Roman" w:cs="Times New Roman"/>
          <w:sz w:val="24"/>
          <w:szCs w:val="24"/>
          <w:lang w:val="en-GB"/>
        </w:rPr>
        <w:t>centre</w:t>
      </w:r>
      <w:r w:rsidR="005D2971" w:rsidRPr="00D45DAC">
        <w:rPr>
          <w:rFonts w:ascii="Times New Roman" w:hAnsi="Times New Roman" w:cs="Times New Roman"/>
          <w:sz w:val="24"/>
          <w:szCs w:val="24"/>
          <w:lang w:val="en-GB"/>
        </w:rPr>
        <w:t xml:space="preserve"> shows a visible expansion of these clearings, with larger areas of exposed soil and low vegetation now apparent. The generated change map on the right translates these visual differences into a clear, quantitative output. The areas marked in red precisely correspond to the newly cleared plots, correctly identifying them as deforestation (Forest → </w:t>
      </w:r>
      <w:proofErr w:type="gramStart"/>
      <w:r w:rsidR="005D2971" w:rsidRPr="00D45DAC">
        <w:rPr>
          <w:rFonts w:ascii="Times New Roman" w:hAnsi="Times New Roman" w:cs="Times New Roman"/>
          <w:sz w:val="24"/>
          <w:szCs w:val="24"/>
          <w:lang w:val="en-GB"/>
        </w:rPr>
        <w:t>Non-Forest</w:t>
      </w:r>
      <w:proofErr w:type="gramEnd"/>
      <w:r w:rsidR="005D2971" w:rsidRPr="00D45DAC">
        <w:rPr>
          <w:rFonts w:ascii="Times New Roman" w:hAnsi="Times New Roman" w:cs="Times New Roman"/>
          <w:sz w:val="24"/>
          <w:szCs w:val="24"/>
          <w:lang w:val="en-GB"/>
        </w:rPr>
        <w:t xml:space="preserve">). Furthermore, the model also identifies smaller, more subtle changes, such as the areas marked in blue, suggesting potential reforestation or natural regrowth in previously cleared areas. This granular, pixel-level analysis demonstrates the model's effectiveness in not only quantifying </w:t>
      </w:r>
      <w:r w:rsidR="005D2971" w:rsidRPr="00D45DAC">
        <w:rPr>
          <w:rFonts w:ascii="Times New Roman" w:hAnsi="Times New Roman" w:cs="Times New Roman"/>
          <w:sz w:val="24"/>
          <w:szCs w:val="24"/>
          <w:lang w:val="en-GB"/>
        </w:rPr>
        <w:lastRenderedPageBreak/>
        <w:t>large-scale change but also in capturing the complex, localized dynamics of the deforestation frontier.</w:t>
      </w:r>
    </w:p>
    <w:p w14:paraId="0F779267" w14:textId="71AA8508" w:rsidR="001B7101" w:rsidRPr="009B5E54" w:rsidRDefault="001B7101" w:rsidP="001B7101">
      <w:pPr>
        <w:rPr>
          <w:rFonts w:ascii="Times New Roman" w:hAnsi="Times New Roman" w:cs="Times New Roman"/>
          <w:lang w:val="en-GB"/>
        </w:rPr>
      </w:pPr>
      <w:bookmarkStart w:id="37" w:name="_Toc207329836"/>
      <w:bookmarkStart w:id="38" w:name="_Toc207329880"/>
      <w:r w:rsidRPr="001B7101">
        <w:rPr>
          <w:rFonts w:ascii="Times New Roman" w:hAnsi="Times New Roman" w:cs="Times New Roman"/>
          <w:b/>
          <w:bCs/>
          <w:lang w:val="en-GB"/>
        </w:rPr>
        <w:t xml:space="preserve">Table </w:t>
      </w:r>
      <w:r w:rsidRPr="001B7101">
        <w:rPr>
          <w:rFonts w:ascii="Times New Roman" w:hAnsi="Times New Roman" w:cs="Times New Roman"/>
          <w:b/>
          <w:bCs/>
          <w:lang w:val="en-GB"/>
        </w:rPr>
        <w:fldChar w:fldCharType="begin"/>
      </w:r>
      <w:r w:rsidRPr="001B7101">
        <w:rPr>
          <w:rFonts w:ascii="Times New Roman" w:hAnsi="Times New Roman" w:cs="Times New Roman"/>
          <w:b/>
          <w:bCs/>
          <w:lang w:val="en-GB"/>
        </w:rPr>
        <w:instrText xml:space="preserve"> SEQ Table \* ARABIC </w:instrText>
      </w:r>
      <w:r w:rsidRPr="001B7101">
        <w:rPr>
          <w:rFonts w:ascii="Times New Roman" w:hAnsi="Times New Roman" w:cs="Times New Roman"/>
          <w:b/>
          <w:bCs/>
          <w:lang w:val="en-GB"/>
        </w:rPr>
        <w:fldChar w:fldCharType="separate"/>
      </w:r>
      <w:r w:rsidR="004438A9">
        <w:rPr>
          <w:rFonts w:ascii="Times New Roman" w:hAnsi="Times New Roman" w:cs="Times New Roman"/>
          <w:b/>
          <w:bCs/>
          <w:noProof/>
          <w:lang w:val="en-GB"/>
        </w:rPr>
        <w:t>2</w:t>
      </w:r>
      <w:r w:rsidRPr="001B7101">
        <w:rPr>
          <w:rFonts w:ascii="Times New Roman" w:hAnsi="Times New Roman" w:cs="Times New Roman"/>
          <w:b/>
          <w:bCs/>
          <w:lang w:val="en-GB"/>
        </w:rPr>
        <w:fldChar w:fldCharType="end"/>
      </w:r>
      <w:r w:rsidRPr="001B7101">
        <w:rPr>
          <w:rFonts w:ascii="Times New Roman" w:hAnsi="Times New Roman" w:cs="Times New Roman"/>
          <w:b/>
          <w:bCs/>
          <w:lang w:val="en-GB"/>
        </w:rPr>
        <w:t xml:space="preserve">. </w:t>
      </w:r>
      <w:r w:rsidRPr="009B5E54">
        <w:rPr>
          <w:rFonts w:ascii="Times New Roman" w:hAnsi="Times New Roman" w:cs="Times New Roman"/>
          <w:lang w:val="en-GB"/>
        </w:rPr>
        <w:t>Quantified land cover change in the San José del Guaviare ROI between 2021 and 2023.</w:t>
      </w:r>
      <w:bookmarkEnd w:id="37"/>
      <w:bookmarkEnd w:id="38"/>
    </w:p>
    <w:p w14:paraId="0F674478" w14:textId="79382CAA" w:rsidR="000D73D4" w:rsidRPr="009B5E54" w:rsidRDefault="000D73D4" w:rsidP="001B7101">
      <w:pPr>
        <w:jc w:val="both"/>
        <w:rPr>
          <w:rFonts w:ascii="Times New Roman" w:hAnsi="Times New Roman" w:cs="Times New Roman"/>
          <w:b/>
          <w:bCs/>
          <w:lang w:val="en-GB"/>
        </w:rPr>
      </w:pPr>
    </w:p>
    <w:tbl>
      <w:tblPr>
        <w:tblStyle w:val="PlainTable2"/>
        <w:tblW w:w="6174" w:type="dxa"/>
        <w:jc w:val="center"/>
        <w:tblLook w:val="04A0" w:firstRow="1" w:lastRow="0" w:firstColumn="1" w:lastColumn="0" w:noHBand="0" w:noVBand="1"/>
      </w:tblPr>
      <w:tblGrid>
        <w:gridCol w:w="2528"/>
        <w:gridCol w:w="2086"/>
        <w:gridCol w:w="1560"/>
      </w:tblGrid>
      <w:tr w:rsidR="00D213AD" w:rsidRPr="00D45DAC" w14:paraId="24FE47A8" w14:textId="77777777" w:rsidTr="00D45DAC">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528" w:type="dxa"/>
            <w:tcBorders>
              <w:top w:val="single" w:sz="12" w:space="0" w:color="auto"/>
            </w:tcBorders>
            <w:vAlign w:val="center"/>
            <w:hideMark/>
          </w:tcPr>
          <w:p w14:paraId="3EB3B351" w14:textId="77777777" w:rsidR="00D213AD" w:rsidRPr="00D45DAC" w:rsidRDefault="00D213AD" w:rsidP="00D45DAC">
            <w:pPr>
              <w:spacing w:after="160" w:line="259" w:lineRule="auto"/>
              <w:jc w:val="center"/>
              <w:rPr>
                <w:rFonts w:ascii="Times New Roman" w:hAnsi="Times New Roman" w:cs="Times New Roman"/>
                <w:sz w:val="24"/>
                <w:szCs w:val="24"/>
                <w:lang w:val="en-GB"/>
              </w:rPr>
            </w:pPr>
            <w:r w:rsidRPr="00D45DAC">
              <w:rPr>
                <w:rFonts w:ascii="Times New Roman" w:hAnsi="Times New Roman" w:cs="Times New Roman"/>
                <w:sz w:val="24"/>
                <w:szCs w:val="24"/>
                <w:lang w:val="en-GB"/>
              </w:rPr>
              <w:t>Change Type</w:t>
            </w:r>
          </w:p>
        </w:tc>
        <w:tc>
          <w:tcPr>
            <w:tcW w:w="0" w:type="auto"/>
            <w:tcBorders>
              <w:top w:val="single" w:sz="12" w:space="0" w:color="auto"/>
            </w:tcBorders>
            <w:vAlign w:val="center"/>
            <w:hideMark/>
          </w:tcPr>
          <w:p w14:paraId="0EF301F2" w14:textId="77777777" w:rsidR="00D213AD" w:rsidRPr="00D45DAC" w:rsidRDefault="00D213AD" w:rsidP="00D45D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Pixels Changed</w:t>
            </w:r>
          </w:p>
        </w:tc>
        <w:tc>
          <w:tcPr>
            <w:tcW w:w="0" w:type="auto"/>
            <w:tcBorders>
              <w:top w:val="single" w:sz="12" w:space="0" w:color="auto"/>
            </w:tcBorders>
            <w:vAlign w:val="center"/>
            <w:hideMark/>
          </w:tcPr>
          <w:p w14:paraId="1B9E5A63" w14:textId="77777777" w:rsidR="00D213AD" w:rsidRPr="00D45DAC" w:rsidRDefault="00D213AD" w:rsidP="00D45D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Area (km²)</w:t>
            </w:r>
          </w:p>
        </w:tc>
      </w:tr>
      <w:tr w:rsidR="00D213AD" w:rsidRPr="00D45DAC" w14:paraId="14D66E1A" w14:textId="77777777" w:rsidTr="00D45DAC">
        <w:trPr>
          <w:cnfStyle w:val="000000100000" w:firstRow="0" w:lastRow="0" w:firstColumn="0" w:lastColumn="0" w:oddVBand="0" w:evenVBand="0" w:oddHBand="1" w:evenHBand="0" w:firstRowFirstColumn="0" w:firstRowLastColumn="0" w:lastRowFirstColumn="0" w:lastRowLastColumn="0"/>
          <w:trHeight w:val="1611"/>
          <w:jc w:val="center"/>
        </w:trPr>
        <w:tc>
          <w:tcPr>
            <w:cnfStyle w:val="001000000000" w:firstRow="0" w:lastRow="0" w:firstColumn="1" w:lastColumn="0" w:oddVBand="0" w:evenVBand="0" w:oddHBand="0" w:evenHBand="0" w:firstRowFirstColumn="0" w:firstRowLastColumn="0" w:lastRowFirstColumn="0" w:lastRowLastColumn="0"/>
            <w:tcW w:w="2528" w:type="dxa"/>
            <w:tcBorders>
              <w:bottom w:val="single" w:sz="12" w:space="0" w:color="auto"/>
            </w:tcBorders>
            <w:vAlign w:val="center"/>
            <w:hideMark/>
          </w:tcPr>
          <w:p w14:paraId="1CE2A899" w14:textId="7777777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Deforestation</w:t>
            </w:r>
          </w:p>
          <w:p w14:paraId="73ED46EB" w14:textId="7777777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Reforestation</w:t>
            </w:r>
          </w:p>
          <w:p w14:paraId="4A0FBAA4" w14:textId="70C69217" w:rsidR="00D213AD" w:rsidRPr="00D45DAC" w:rsidRDefault="00D213AD" w:rsidP="00D45DAC">
            <w:pPr>
              <w:spacing w:after="160" w:line="259" w:lineRule="auto"/>
              <w:jc w:val="center"/>
              <w:rPr>
                <w:rFonts w:ascii="Times New Roman" w:hAnsi="Times New Roman" w:cs="Times New Roman"/>
                <w:b w:val="0"/>
                <w:bCs w:val="0"/>
                <w:sz w:val="24"/>
                <w:szCs w:val="24"/>
                <w:lang w:val="en-GB"/>
              </w:rPr>
            </w:pPr>
            <w:r w:rsidRPr="00D45DAC">
              <w:rPr>
                <w:rFonts w:ascii="Times New Roman" w:hAnsi="Times New Roman" w:cs="Times New Roman"/>
                <w:b w:val="0"/>
                <w:bCs w:val="0"/>
                <w:sz w:val="24"/>
                <w:szCs w:val="24"/>
                <w:lang w:val="en-GB"/>
              </w:rPr>
              <w:t>Net Change</w:t>
            </w:r>
          </w:p>
        </w:tc>
        <w:tc>
          <w:tcPr>
            <w:tcW w:w="0" w:type="auto"/>
            <w:tcBorders>
              <w:bottom w:val="single" w:sz="12" w:space="0" w:color="auto"/>
            </w:tcBorders>
            <w:vAlign w:val="center"/>
            <w:hideMark/>
          </w:tcPr>
          <w:p w14:paraId="600169E0"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2,321,523</w:t>
            </w:r>
          </w:p>
          <w:p w14:paraId="0CBD06C1"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548,483</w:t>
            </w:r>
          </w:p>
          <w:p w14:paraId="587811C6" w14:textId="4AB8D023"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-1,773,040</w:t>
            </w:r>
          </w:p>
        </w:tc>
        <w:tc>
          <w:tcPr>
            <w:tcW w:w="0" w:type="auto"/>
            <w:tcBorders>
              <w:bottom w:val="single" w:sz="12" w:space="0" w:color="auto"/>
            </w:tcBorders>
            <w:vAlign w:val="center"/>
            <w:hideMark/>
          </w:tcPr>
          <w:p w14:paraId="7DF5E90B"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232.15</w:t>
            </w:r>
          </w:p>
          <w:p w14:paraId="59D46EE4" w14:textId="77777777"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54.85</w:t>
            </w:r>
          </w:p>
          <w:p w14:paraId="114EBDDC" w14:textId="45AF156B" w:rsidR="00D213AD" w:rsidRPr="00D45DAC" w:rsidRDefault="00D213AD" w:rsidP="00D45D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D45DAC">
              <w:rPr>
                <w:rFonts w:ascii="Times New Roman" w:hAnsi="Times New Roman" w:cs="Times New Roman"/>
                <w:sz w:val="24"/>
                <w:szCs w:val="24"/>
                <w:lang w:val="en-GB"/>
              </w:rPr>
              <w:t>-177.30</w:t>
            </w:r>
          </w:p>
        </w:tc>
      </w:tr>
    </w:tbl>
    <w:p w14:paraId="046AC178" w14:textId="77777777" w:rsidR="00322C33" w:rsidRPr="009B5E54" w:rsidRDefault="00322C33" w:rsidP="00D213AD">
      <w:pPr>
        <w:jc w:val="both"/>
        <w:rPr>
          <w:rFonts w:ascii="Times New Roman" w:hAnsi="Times New Roman" w:cs="Times New Roman"/>
          <w:b/>
          <w:bCs/>
          <w:sz w:val="18"/>
          <w:szCs w:val="18"/>
          <w:lang w:val="en-GB"/>
        </w:rPr>
      </w:pPr>
    </w:p>
    <w:p w14:paraId="2A2BE229" w14:textId="5FE43A91" w:rsidR="00322C33" w:rsidRPr="009B5E54" w:rsidRDefault="00322C33" w:rsidP="000D73D4">
      <w:pPr>
        <w:jc w:val="center"/>
        <w:rPr>
          <w:rFonts w:ascii="Times New Roman" w:hAnsi="Times New Roman" w:cs="Times New Roman"/>
          <w:b/>
          <w:bCs/>
          <w:sz w:val="18"/>
          <w:szCs w:val="18"/>
          <w:lang w:val="en-GB"/>
        </w:rPr>
      </w:pPr>
      <w:r w:rsidRPr="009B5E54">
        <w:rPr>
          <w:rFonts w:ascii="Times New Roman" w:hAnsi="Times New Roman" w:cs="Times New Roman"/>
          <w:b/>
          <w:bCs/>
          <w:noProof/>
          <w:sz w:val="18"/>
          <w:szCs w:val="18"/>
          <w:lang w:val="en-GB"/>
        </w:rPr>
        <w:drawing>
          <wp:inline distT="0" distB="0" distL="0" distR="0" wp14:anchorId="51A7B580" wp14:editId="207522C0">
            <wp:extent cx="5881255" cy="2131954"/>
            <wp:effectExtent l="0" t="0" r="5715" b="1905"/>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0938" cy="2149964"/>
                    </a:xfrm>
                    <a:prstGeom prst="rect">
                      <a:avLst/>
                    </a:prstGeom>
                  </pic:spPr>
                </pic:pic>
              </a:graphicData>
            </a:graphic>
          </wp:inline>
        </w:drawing>
      </w:r>
    </w:p>
    <w:p w14:paraId="08D3CB84" w14:textId="471828E8" w:rsidR="00E75C5A" w:rsidRPr="00E75C5A" w:rsidRDefault="001B7101" w:rsidP="00E75C5A">
      <w:pPr>
        <w:jc w:val="both"/>
        <w:rPr>
          <w:rFonts w:ascii="Times New Roman" w:hAnsi="Times New Roman" w:cs="Times New Roman"/>
          <w:lang w:val="en-GB"/>
        </w:rPr>
      </w:pPr>
      <w:bookmarkStart w:id="39" w:name="_Toc207329584"/>
      <w:r w:rsidRPr="001B7101">
        <w:rPr>
          <w:rFonts w:ascii="Times New Roman" w:hAnsi="Times New Roman" w:cs="Times New Roman"/>
          <w:b/>
          <w:bCs/>
          <w:lang w:val="en-GB"/>
        </w:rPr>
        <w:t xml:space="preserve">Figure </w:t>
      </w:r>
      <w:r w:rsidRPr="001B7101">
        <w:rPr>
          <w:rFonts w:ascii="Times New Roman" w:hAnsi="Times New Roman" w:cs="Times New Roman"/>
          <w:b/>
          <w:bCs/>
          <w:lang w:val="en-GB"/>
        </w:rPr>
        <w:fldChar w:fldCharType="begin"/>
      </w:r>
      <w:r w:rsidRPr="001B7101">
        <w:rPr>
          <w:rFonts w:ascii="Times New Roman" w:hAnsi="Times New Roman" w:cs="Times New Roman"/>
          <w:b/>
          <w:bCs/>
          <w:lang w:val="en-GB"/>
        </w:rPr>
        <w:instrText xml:space="preserve"> SEQ Figure \* ARABIC </w:instrText>
      </w:r>
      <w:r w:rsidRPr="001B7101">
        <w:rPr>
          <w:rFonts w:ascii="Times New Roman" w:hAnsi="Times New Roman" w:cs="Times New Roman"/>
          <w:b/>
          <w:bCs/>
          <w:lang w:val="en-GB"/>
        </w:rPr>
        <w:fldChar w:fldCharType="separate"/>
      </w:r>
      <w:r w:rsidR="004438A9">
        <w:rPr>
          <w:rFonts w:ascii="Times New Roman" w:hAnsi="Times New Roman" w:cs="Times New Roman"/>
          <w:b/>
          <w:bCs/>
          <w:noProof/>
          <w:lang w:val="en-GB"/>
        </w:rPr>
        <w:t>6</w:t>
      </w:r>
      <w:r w:rsidRPr="001B7101">
        <w:rPr>
          <w:rFonts w:ascii="Times New Roman" w:hAnsi="Times New Roman" w:cs="Times New Roman"/>
          <w:b/>
          <w:bCs/>
          <w:lang w:val="en-GB"/>
        </w:rPr>
        <w:fldChar w:fldCharType="end"/>
      </w:r>
      <w:r w:rsidRPr="001B7101">
        <w:rPr>
          <w:rFonts w:ascii="Times New Roman" w:hAnsi="Times New Roman" w:cs="Times New Roman"/>
          <w:b/>
          <w:bCs/>
          <w:lang w:val="en-GB"/>
        </w:rPr>
        <w:t xml:space="preserve">. </w:t>
      </w:r>
      <w:r w:rsidRPr="00E75C5A">
        <w:rPr>
          <w:rFonts w:ascii="Times New Roman" w:hAnsi="Times New Roman" w:cs="Times New Roman"/>
          <w:lang w:val="en-GB"/>
        </w:rPr>
        <w:t>An example of the change detection analysis on a sample patch. (Left) The landscape in 2021. (</w:t>
      </w:r>
      <w:proofErr w:type="spellStart"/>
      <w:r w:rsidRPr="00E75C5A">
        <w:rPr>
          <w:rFonts w:ascii="Times New Roman" w:hAnsi="Times New Roman" w:cs="Times New Roman"/>
          <w:lang w:val="en-GB"/>
        </w:rPr>
        <w:t>Center</w:t>
      </w:r>
      <w:proofErr w:type="spellEnd"/>
      <w:r w:rsidRPr="00E75C5A">
        <w:rPr>
          <w:rFonts w:ascii="Times New Roman" w:hAnsi="Times New Roman" w:cs="Times New Roman"/>
          <w:lang w:val="en-GB"/>
        </w:rPr>
        <w:t xml:space="preserve">) The same landscape in 2023. (Right) The generated change map, where red indicates Deforestation (Forest -&gt; </w:t>
      </w:r>
      <w:proofErr w:type="gramStart"/>
      <w:r w:rsidRPr="00E75C5A">
        <w:rPr>
          <w:rFonts w:ascii="Times New Roman" w:hAnsi="Times New Roman" w:cs="Times New Roman"/>
          <w:lang w:val="en-GB"/>
        </w:rPr>
        <w:t>Non-Forest</w:t>
      </w:r>
      <w:proofErr w:type="gramEnd"/>
      <w:r w:rsidRPr="00E75C5A">
        <w:rPr>
          <w:rFonts w:ascii="Times New Roman" w:hAnsi="Times New Roman" w:cs="Times New Roman"/>
          <w:lang w:val="en-GB"/>
        </w:rPr>
        <w:t xml:space="preserve">), yellow indicates No Change, </w:t>
      </w:r>
      <w:r w:rsidR="00E75C5A" w:rsidRPr="00E75C5A">
        <w:rPr>
          <w:rFonts w:ascii="Times New Roman" w:hAnsi="Times New Roman" w:cs="Times New Roman"/>
          <w:lang w:val="en-GB"/>
        </w:rPr>
        <w:t>and blue indicates Reforestation (Non-Forest -&gt; Forest).</w:t>
      </w:r>
      <w:bookmarkEnd w:id="39"/>
    </w:p>
    <w:p w14:paraId="2211A7AC" w14:textId="77777777" w:rsidR="00D213AD" w:rsidRPr="009B5E54" w:rsidRDefault="00D213AD" w:rsidP="00FA6EFC">
      <w:pPr>
        <w:jc w:val="both"/>
        <w:rPr>
          <w:rFonts w:ascii="Times New Roman" w:hAnsi="Times New Roman" w:cs="Times New Roman"/>
          <w:sz w:val="18"/>
          <w:szCs w:val="18"/>
          <w:lang w:val="en-GB"/>
        </w:rPr>
      </w:pPr>
    </w:p>
    <w:p w14:paraId="09AF966E" w14:textId="4040272B" w:rsidR="003F1EE8" w:rsidRPr="009B5E54" w:rsidRDefault="003F1EE8" w:rsidP="00D97040">
      <w:pPr>
        <w:rPr>
          <w:rFonts w:ascii="Times New Roman" w:hAnsi="Times New Roman" w:cs="Times New Roman"/>
          <w:i/>
          <w:iCs/>
          <w:lang w:val="en-GB"/>
        </w:rPr>
      </w:pPr>
      <w:r w:rsidRPr="009B5E54">
        <w:rPr>
          <w:rFonts w:ascii="Times New Roman" w:hAnsi="Times New Roman" w:cs="Times New Roman"/>
          <w:lang w:val="en-GB"/>
        </w:rPr>
        <w:br w:type="page"/>
      </w:r>
    </w:p>
    <w:p w14:paraId="7FFCB7F6" w14:textId="0BE9AB60" w:rsidR="00A30C85" w:rsidRPr="00C67254" w:rsidRDefault="003F1EE8" w:rsidP="00346411">
      <w:pPr>
        <w:pStyle w:val="Heading1"/>
        <w:numPr>
          <w:ilvl w:val="0"/>
          <w:numId w:val="27"/>
        </w:numPr>
        <w:rPr>
          <w:b/>
          <w:bCs/>
          <w:lang w:val="en-GB"/>
        </w:rPr>
      </w:pPr>
      <w:bookmarkStart w:id="40" w:name="_Toc207365460"/>
      <w:r w:rsidRPr="00C67254">
        <w:rPr>
          <w:b/>
          <w:bCs/>
          <w:lang w:val="en-GB"/>
        </w:rPr>
        <w:lastRenderedPageBreak/>
        <w:t>DISCUSSION</w:t>
      </w:r>
      <w:bookmarkEnd w:id="40"/>
    </w:p>
    <w:p w14:paraId="7273749C" w14:textId="77777777" w:rsidR="003F1EE8" w:rsidRPr="009B5E54" w:rsidRDefault="003F1EE8" w:rsidP="003F1EE8">
      <w:pPr>
        <w:pStyle w:val="ListParagraph"/>
        <w:rPr>
          <w:rFonts w:ascii="Times New Roman" w:hAnsi="Times New Roman" w:cs="Times New Roman"/>
          <w:lang w:val="en-GB"/>
        </w:rPr>
      </w:pPr>
    </w:p>
    <w:p w14:paraId="35AFDCD5" w14:textId="77777777"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This study successfully designed, implemented, and validated an end-to-end deep learning pipeline for monitoring deforestation in the Colombian Amazon. The results presented in the previous chapter not only demonstrate the technical viability of the approach but also offer significant insights into the performance of different neural network architectures and the dynamics of land cover change in a critical deforestation hotspot. This section interprets these findings, considers the methodological limitations, and outlines potential avenues for future work.</w:t>
      </w:r>
    </w:p>
    <w:p w14:paraId="36B7B890" w14:textId="4228B677" w:rsidR="00E647EA" w:rsidRPr="00851560" w:rsidRDefault="00851560" w:rsidP="00D45DAC">
      <w:pPr>
        <w:pStyle w:val="Heading2"/>
        <w:spacing w:line="360" w:lineRule="auto"/>
        <w:ind w:left="0"/>
        <w:rPr>
          <w:b/>
          <w:bCs/>
          <w:i w:val="0"/>
          <w:iCs/>
          <w:lang w:val="en-GB"/>
        </w:rPr>
      </w:pPr>
      <w:bookmarkStart w:id="41" w:name="_Toc207365461"/>
      <w:r w:rsidRPr="00851560">
        <w:rPr>
          <w:b/>
          <w:bCs/>
          <w:i w:val="0"/>
          <w:iCs/>
          <w:lang w:val="en-GB"/>
        </w:rPr>
        <w:t>4.1 INTERPRETATION OF MODEL PERFORMANCE: THE EFFICACY OF ATTENTION MECHANISMS</w:t>
      </w:r>
      <w:bookmarkEnd w:id="41"/>
    </w:p>
    <w:p w14:paraId="41303658" w14:textId="52B1EA86"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 xml:space="preserve">The comparative analysis between the standard U-Net and the Attention U-Net yielded one of the study's principal findings: the integration of attention gates provided a distinct and measurable performance advantage. While both models were able to learn the 4-class segmentation task, the Attention U-Net achieved a higher peak validation Mean </w:t>
      </w:r>
      <w:proofErr w:type="spellStart"/>
      <w:r w:rsidRPr="00D45DAC">
        <w:rPr>
          <w:rFonts w:ascii="Times New Roman" w:hAnsi="Times New Roman" w:cs="Times New Roman"/>
          <w:sz w:val="24"/>
          <w:szCs w:val="24"/>
          <w:lang w:val="en-GB"/>
        </w:rPr>
        <w:t>IoU</w:t>
      </w:r>
      <w:proofErr w:type="spellEnd"/>
      <w:r w:rsidRPr="00D45DAC">
        <w:rPr>
          <w:rFonts w:ascii="Times New Roman" w:hAnsi="Times New Roman" w:cs="Times New Roman"/>
          <w:sz w:val="24"/>
          <w:szCs w:val="24"/>
          <w:lang w:val="en-GB"/>
        </w:rPr>
        <w:t xml:space="preserve"> (0.674 vs. 0.609) and demonstrated a more stable and prolonged learning progression (Figure 3). This suggests that the attention mechanism was highly effective at navigating the complex spectral signatures of the Colombian Amazon, enabling the model to learn more robust and generalizable features.</w:t>
      </w:r>
    </w:p>
    <w:p w14:paraId="71A19320" w14:textId="5EF91E23" w:rsidR="00E647EA" w:rsidRPr="00D45DAC" w:rsidRDefault="00E647EA" w:rsidP="00D45DAC">
      <w:pPr>
        <w:spacing w:line="360" w:lineRule="auto"/>
        <w:jc w:val="both"/>
        <w:rPr>
          <w:rFonts w:ascii="Times New Roman" w:hAnsi="Times New Roman" w:cs="Times New Roman"/>
          <w:sz w:val="24"/>
          <w:szCs w:val="24"/>
          <w:lang w:val="en-GB"/>
        </w:rPr>
      </w:pPr>
      <w:r w:rsidRPr="00D45DAC">
        <w:rPr>
          <w:rFonts w:ascii="Times New Roman" w:hAnsi="Times New Roman" w:cs="Times New Roman"/>
          <w:sz w:val="24"/>
          <w:szCs w:val="24"/>
          <w:lang w:val="en-GB"/>
        </w:rPr>
        <w:t>The final binary evaluation further illuminated the nature of this advantage. The standard U-Net, while achieving an exceptionally high precision of 0.99, did so at the cost of a low recall of 0.85 for the "Forest" class. As confirmed by its confusion matrix (Figure 4),</w:t>
      </w:r>
      <w:r w:rsidR="00353D47" w:rsidRPr="00D45DAC">
        <w:rPr>
          <w:rFonts w:ascii="Times New Roman" w:hAnsi="Times New Roman" w:cs="Times New Roman"/>
          <w:sz w:val="24"/>
          <w:szCs w:val="24"/>
          <w:lang w:val="en-GB"/>
        </w:rPr>
        <w:t xml:space="preserve"> this model adopted a strategy that aggressively minimized false positives. While this resulted in a very low rate of misclassifying "</w:t>
      </w:r>
      <w:proofErr w:type="gramStart"/>
      <w:r w:rsidR="00353D47" w:rsidRPr="00D45DAC">
        <w:rPr>
          <w:rFonts w:ascii="Times New Roman" w:hAnsi="Times New Roman" w:cs="Times New Roman"/>
          <w:sz w:val="24"/>
          <w:szCs w:val="24"/>
          <w:lang w:val="en-GB"/>
        </w:rPr>
        <w:t>Non-Forest</w:t>
      </w:r>
      <w:proofErr w:type="gramEnd"/>
      <w:r w:rsidR="00353D47" w:rsidRPr="00D45DAC">
        <w:rPr>
          <w:rFonts w:ascii="Times New Roman" w:hAnsi="Times New Roman" w:cs="Times New Roman"/>
          <w:sz w:val="24"/>
          <w:szCs w:val="24"/>
          <w:lang w:val="en-GB"/>
        </w:rPr>
        <w:t xml:space="preserve">" land as "Forest," it came at the cost of a significant increase in false negatives, where true forest areas were frequently overlooked, particularly in fragmented or transitional zones. </w:t>
      </w:r>
      <w:r w:rsidRPr="00D45DAC">
        <w:rPr>
          <w:rFonts w:ascii="Times New Roman" w:hAnsi="Times New Roman" w:cs="Times New Roman"/>
          <w:sz w:val="24"/>
          <w:szCs w:val="24"/>
          <w:lang w:val="en-GB"/>
        </w:rPr>
        <w:t>In contrast, the Attention U-Net struck a much more effective balance, achieving a high precision of 0.96 while substantially improving recall to 0.90. The visual evidence in Figure 5 corroborates this; the standard U-Net's tendency to over-predict "Shrub/Scrub" along forest edges is a classic sign of class confusion, which the Attention U-Net largely corrects. This indicates that the attention gates successfully guided the model to focus on the most salient features of the forest class, suppressing irrelevant information from adjacent land cover types and resulting in a more practically useful model for the primary goal of comprehensive forest monitoring.</w:t>
      </w:r>
    </w:p>
    <w:p w14:paraId="5E962590" w14:textId="3CA706F9" w:rsidR="00E647EA" w:rsidRPr="00851560" w:rsidRDefault="00851560" w:rsidP="00D45DAC">
      <w:pPr>
        <w:pStyle w:val="Heading2"/>
        <w:spacing w:line="360" w:lineRule="auto"/>
        <w:ind w:left="0"/>
        <w:rPr>
          <w:b/>
          <w:bCs/>
          <w:i w:val="0"/>
          <w:iCs/>
          <w:lang w:val="en-GB"/>
        </w:rPr>
      </w:pPr>
      <w:bookmarkStart w:id="42" w:name="_Toc207365462"/>
      <w:r w:rsidRPr="00851560">
        <w:rPr>
          <w:b/>
          <w:bCs/>
          <w:i w:val="0"/>
          <w:iCs/>
          <w:lang w:val="en-GB"/>
        </w:rPr>
        <w:lastRenderedPageBreak/>
        <w:t>4.2 SIGNIFICANCE OF THE CHANGE DETECTION ANALYSIS</w:t>
      </w:r>
      <w:bookmarkEnd w:id="42"/>
    </w:p>
    <w:p w14:paraId="412BF7BA" w14:textId="00511F5C"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 application of the trained Attention U-Net to the San José del Guaviare ROI successfully translated the model's predictive capabilities into actionable environmental intelligence. The quantification of a net forest loss of 177.30 km² between 2021 and 2023 provides a concrete, data-driven measure of the environmental pressure in this hotspot. This result </w:t>
      </w:r>
      <w:r w:rsidR="009B31F4" w:rsidRPr="00C415EE">
        <w:rPr>
          <w:rFonts w:ascii="Times New Roman" w:hAnsi="Times New Roman" w:cs="Times New Roman"/>
          <w:sz w:val="24"/>
          <w:szCs w:val="24"/>
          <w:lang w:val="en-GB"/>
        </w:rPr>
        <w:t xml:space="preserve">offers </w:t>
      </w:r>
      <w:r w:rsidRPr="00C415EE">
        <w:rPr>
          <w:rFonts w:ascii="Times New Roman" w:hAnsi="Times New Roman" w:cs="Times New Roman"/>
          <w:sz w:val="24"/>
          <w:szCs w:val="24"/>
          <w:lang w:val="en-GB"/>
        </w:rPr>
        <w:t xml:space="preserve">granular, pixel-level insights that can be directly visualized and </w:t>
      </w:r>
      <w:r w:rsidR="009B31F4" w:rsidRPr="00C415EE">
        <w:rPr>
          <w:rFonts w:ascii="Times New Roman" w:hAnsi="Times New Roman" w:cs="Times New Roman"/>
          <w:sz w:val="24"/>
          <w:szCs w:val="24"/>
          <w:lang w:val="en-GB"/>
        </w:rPr>
        <w:t>analysed</w:t>
      </w:r>
      <w:r w:rsidRPr="00C415EE">
        <w:rPr>
          <w:rFonts w:ascii="Times New Roman" w:hAnsi="Times New Roman" w:cs="Times New Roman"/>
          <w:sz w:val="24"/>
          <w:szCs w:val="24"/>
          <w:lang w:val="en-GB"/>
        </w:rPr>
        <w:t xml:space="preserve"> (Figure 6).</w:t>
      </w:r>
    </w:p>
    <w:p w14:paraId="4ECB826C"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The ability of this automated pipeline to produce such a quantitative analysis rapidly and over a large, inaccessible area demonstrates its significant practical value. Traditional monitoring methods would require extensive manual effort and would be unable to provide results with this level of detail and timeliness. This workflow, therefore, represents a scalable and efficient tool for conservation organizations and governmental bodies like IDEAM, enabling them to direct resources towards active deforestation fronts, verify the effectiveness of conservation policies, and better understand the spatial patterns of land cover change.</w:t>
      </w:r>
    </w:p>
    <w:p w14:paraId="705739A1" w14:textId="4D479993" w:rsidR="00E647EA" w:rsidRPr="00851560" w:rsidRDefault="00851560" w:rsidP="00D45DAC">
      <w:pPr>
        <w:pStyle w:val="Heading2"/>
        <w:spacing w:line="360" w:lineRule="auto"/>
        <w:ind w:left="0"/>
        <w:rPr>
          <w:b/>
          <w:bCs/>
          <w:i w:val="0"/>
          <w:iCs/>
          <w:lang w:val="en-GB"/>
        </w:rPr>
      </w:pPr>
      <w:bookmarkStart w:id="43" w:name="_Toc207365463"/>
      <w:r w:rsidRPr="00851560">
        <w:rPr>
          <w:b/>
          <w:bCs/>
          <w:i w:val="0"/>
          <w:iCs/>
          <w:lang w:val="en-GB"/>
        </w:rPr>
        <w:t>4.3 METHODOLOGICAL CONSIDERATIONS AND LIMITATIONS</w:t>
      </w:r>
      <w:bookmarkEnd w:id="43"/>
    </w:p>
    <w:p w14:paraId="5D4AD1DE"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Despite the promising results, it is essential to acknowledge the limitations inherent in the methodology. The most significant consideration is the reliance on the Dynamic World dataset as "pseudo ground truth." While it is a state-of-the-art global product and a highly effective proxy, it is itself the output of a model and is not free from error. It can sometimes struggle with highly heterogeneous landscapes or misclassify classes with similar spectral properties, and these inaccuracies are inevitably propagated to the model during training.</w:t>
      </w:r>
    </w:p>
    <w:p w14:paraId="1A621F92"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Secondly, the strategic decision to remap nine classes to four, while successful in overcoming the critical class imbalance issue, inherently involves a loss of ecological detail. Consolidating classes like "Built Area," "Crops," and "Bare Ground" into a single "Other" category was necessary for model stability but prevents a more detailed analysis of the specific drivers of deforestation (e.g., distinguishing forest-to-pasture conversion from forest-to-cropland).</w:t>
      </w:r>
    </w:p>
    <w:p w14:paraId="6A450A26" w14:textId="7777777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Finally, the use of annual median composites, while a powerful technique for eliminating cloud cover, inherently masks intra-annual dynamics. Although Colombia does not experience distinct temperate seasons, its landscapes are subject to significant short-term changes driven by factors such as precipitation cycles, human activity, and agricultural calendars. For instance, a pasture might appear spectrally different during a drier period versus a wetter one, or a field used for short-cycle crops might be bare at one point in the year and vegetated at another. These nuances are averaged out in a yearly composite. Therefore, while this approach is highly </w:t>
      </w:r>
      <w:r w:rsidRPr="00C415EE">
        <w:rPr>
          <w:rFonts w:ascii="Times New Roman" w:hAnsi="Times New Roman" w:cs="Times New Roman"/>
          <w:sz w:val="24"/>
          <w:szCs w:val="24"/>
          <w:lang w:val="en-GB"/>
        </w:rPr>
        <w:lastRenderedPageBreak/>
        <w:t>effective for detecting permanent land cover conversions like deforestation, it is less suited for monitoring more dynamic land use patterns or subtle phenological shifts within the year.</w:t>
      </w:r>
    </w:p>
    <w:p w14:paraId="6444B5B7" w14:textId="765C6922" w:rsidR="00E647EA" w:rsidRPr="00851560" w:rsidRDefault="00851560" w:rsidP="00D45DAC">
      <w:pPr>
        <w:pStyle w:val="Heading2"/>
        <w:spacing w:line="360" w:lineRule="auto"/>
        <w:ind w:left="0"/>
        <w:rPr>
          <w:b/>
          <w:bCs/>
          <w:i w:val="0"/>
          <w:iCs/>
          <w:lang w:val="en-GB"/>
        </w:rPr>
      </w:pPr>
      <w:bookmarkStart w:id="44" w:name="_Toc207365464"/>
      <w:r w:rsidRPr="00851560">
        <w:rPr>
          <w:b/>
          <w:bCs/>
          <w:i w:val="0"/>
          <w:iCs/>
          <w:lang w:val="en-GB"/>
        </w:rPr>
        <w:t>4.4 FUTURE DIRECTIONS</w:t>
      </w:r>
      <w:bookmarkEnd w:id="44"/>
    </w:p>
    <w:p w14:paraId="3AFC1362" w14:textId="77777777" w:rsidR="00E647EA" w:rsidRPr="00C415EE" w:rsidRDefault="00E647EA"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The success of this pipeline opens several exciting avenues for future research and development. To address the current limitations, the model could be enhanced by fusing the Dynamic World labels with other available ground-truth sources, such as regional data from local environmental agencies or manually verified points, to create a more robust and accurate training set.</w:t>
      </w:r>
    </w:p>
    <w:p w14:paraId="303154F4" w14:textId="7777777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Architecturally, the clear benefit of the attention mechanism suggests that further exploration of advanced models is warranted. An initial attempt was made to incorporate a pre-trained </w:t>
      </w:r>
      <w:proofErr w:type="spellStart"/>
      <w:r w:rsidRPr="00C415EE">
        <w:rPr>
          <w:rFonts w:ascii="Times New Roman" w:hAnsi="Times New Roman" w:cs="Times New Roman"/>
          <w:sz w:val="24"/>
          <w:szCs w:val="24"/>
          <w:lang w:val="en-GB"/>
        </w:rPr>
        <w:t>ResNet</w:t>
      </w:r>
      <w:proofErr w:type="spellEnd"/>
      <w:r w:rsidRPr="00C415EE">
        <w:rPr>
          <w:rFonts w:ascii="Times New Roman" w:hAnsi="Times New Roman" w:cs="Times New Roman"/>
          <w:sz w:val="24"/>
          <w:szCs w:val="24"/>
          <w:lang w:val="en-GB"/>
        </w:rPr>
        <w:t xml:space="preserve"> backbone via the DeepLabV3+ architecture; however, this resulted in immediate and catastrophic overfitting, as the powerful, pre-trained feature extractor quickly memorized the training data instead of learning generalizable patterns. This experience highlights that simply adopting a powerful backbone is insufficient; the architectural context in which it is placed is critical.</w:t>
      </w:r>
    </w:p>
    <w:p w14:paraId="3A6B9A08" w14:textId="6F94D5E7" w:rsidR="009B31F4" w:rsidRPr="00C415EE" w:rsidRDefault="009B31F4" w:rsidP="00D45DAC">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Therefore, a more promising future direction would be to test a hybrid U-Net that replaces its simple encoder with a pre-trained, efficient backbone like </w:t>
      </w:r>
      <w:proofErr w:type="spellStart"/>
      <w:r w:rsidRPr="00C415EE">
        <w:rPr>
          <w:rFonts w:ascii="Times New Roman" w:hAnsi="Times New Roman" w:cs="Times New Roman"/>
          <w:sz w:val="24"/>
          <w:szCs w:val="24"/>
          <w:lang w:val="en-GB"/>
        </w:rPr>
        <w:t>EfficientNet</w:t>
      </w:r>
      <w:proofErr w:type="spellEnd"/>
      <w:r w:rsidRPr="00C415EE">
        <w:rPr>
          <w:rFonts w:ascii="Times New Roman" w:hAnsi="Times New Roman" w:cs="Times New Roman"/>
          <w:sz w:val="24"/>
          <w:szCs w:val="24"/>
          <w:lang w:val="en-GB"/>
        </w:rPr>
        <w:t xml:space="preserve">. This approach would synergize the proven feature extraction power of a modern classifier with the U-Net's superior decoder and skip-connection structure, which is well-suited for precise localization. Additionally, exploring architectures beyond the convolutional paradigm, such as the Transformer-based </w:t>
      </w:r>
      <w:proofErr w:type="spellStart"/>
      <w:r w:rsidRPr="00C415EE">
        <w:rPr>
          <w:rFonts w:ascii="Times New Roman" w:hAnsi="Times New Roman" w:cs="Times New Roman"/>
          <w:sz w:val="24"/>
          <w:szCs w:val="24"/>
          <w:lang w:val="en-GB"/>
        </w:rPr>
        <w:t>SegFormer</w:t>
      </w:r>
      <w:proofErr w:type="spellEnd"/>
      <w:r w:rsidRPr="00C415EE">
        <w:rPr>
          <w:rFonts w:ascii="Times New Roman" w:hAnsi="Times New Roman" w:cs="Times New Roman"/>
          <w:sz w:val="24"/>
          <w:szCs w:val="24"/>
          <w:lang w:val="en-GB"/>
        </w:rPr>
        <w:t>, could yield further performance gains by better capturing long-range spatial context in the imagery.</w:t>
      </w:r>
    </w:p>
    <w:p w14:paraId="6F792CDD" w14:textId="6B691C32" w:rsidR="003F1EE8" w:rsidRPr="009B5E54" w:rsidRDefault="00E647EA" w:rsidP="00D45DAC">
      <w:pPr>
        <w:spacing w:line="360" w:lineRule="auto"/>
        <w:jc w:val="both"/>
        <w:rPr>
          <w:rFonts w:ascii="Times New Roman" w:hAnsi="Times New Roman" w:cs="Times New Roman"/>
          <w:lang w:val="en-GB"/>
        </w:rPr>
      </w:pPr>
      <w:r w:rsidRPr="00C415EE">
        <w:rPr>
          <w:rFonts w:ascii="Times New Roman" w:hAnsi="Times New Roman" w:cs="Times New Roman"/>
          <w:sz w:val="24"/>
          <w:szCs w:val="24"/>
          <w:lang w:val="en-GB"/>
        </w:rPr>
        <w:t>From an application standpoint, the analysis could be extended to a finer temporal resolution, moving from annual to seasonal or quarterly composites. This would allow for a more dynamic monitoring system capable of providing earlier warnings of deforestation activities. Ultimately, the entire workflow could be operationalized and deployed on a cloud platform, creating a near-real-time monitoring tool that automatically ingests new Sentinel-2 imagery and flags areas of significant forest change, providing a powerful, data-driven asset in the ongoing effort to protect Colombia's vital forest ecosystems.</w:t>
      </w:r>
      <w:r w:rsidR="003F1EE8" w:rsidRPr="009B5E54">
        <w:rPr>
          <w:rFonts w:ascii="Times New Roman" w:hAnsi="Times New Roman" w:cs="Times New Roman"/>
          <w:lang w:val="en-GB"/>
        </w:rPr>
        <w:br w:type="page"/>
      </w:r>
    </w:p>
    <w:p w14:paraId="3D68A44A" w14:textId="2A2F161D" w:rsidR="003F1EE8" w:rsidRPr="00C67254" w:rsidRDefault="003F1EE8" w:rsidP="00346411">
      <w:pPr>
        <w:pStyle w:val="Heading1"/>
        <w:numPr>
          <w:ilvl w:val="0"/>
          <w:numId w:val="27"/>
        </w:numPr>
        <w:rPr>
          <w:b/>
          <w:bCs/>
          <w:lang w:val="en-GB"/>
        </w:rPr>
      </w:pPr>
      <w:bookmarkStart w:id="45" w:name="_Toc207365465"/>
      <w:r w:rsidRPr="00C67254">
        <w:rPr>
          <w:b/>
          <w:bCs/>
          <w:lang w:val="en-GB"/>
        </w:rPr>
        <w:lastRenderedPageBreak/>
        <w:t>CONCLUSIONS</w:t>
      </w:r>
      <w:bookmarkEnd w:id="45"/>
    </w:p>
    <w:p w14:paraId="6C4DCE89" w14:textId="77777777" w:rsidR="006F03B7" w:rsidRPr="009B5E54" w:rsidRDefault="006F03B7" w:rsidP="006F03B7">
      <w:pPr>
        <w:pStyle w:val="ListParagraph"/>
        <w:ind w:left="1080"/>
        <w:rPr>
          <w:rFonts w:ascii="Times New Roman" w:hAnsi="Times New Roman" w:cs="Times New Roman"/>
          <w:lang w:val="en-GB"/>
        </w:rPr>
      </w:pPr>
    </w:p>
    <w:p w14:paraId="5BB78E4D" w14:textId="43198752" w:rsidR="006F03B7"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This study successfully developed and validated a scalable, automated deep learning pipeline for monitoring deforestation in the critically threatened Colombian Amazon. By leveraging the planetary-scale capabilities of Google Earth Engine and the globally consistent labels of the Dynamic World dataset, this work effectively addressed the persistent challenge of training data scarcity in remote sensing applications. The primary goals of this research, to design an automated data generation workflow, to compare state-of-the-art segmentation architectures, and to produce a quantitative analysis of forest change, were all successfully achieved.</w:t>
      </w:r>
    </w:p>
    <w:p w14:paraId="2BDB1430" w14:textId="77777777" w:rsidR="006F03B7"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 xml:space="preserve">The comparative analysis of neural network architectures yielded a clear and significant finding: the Attention U-Net demonstrated superior performance over the standard U-Net baseline. By integrating attention gates into its skip connections, the model learned to focus on the most salient features, resulting in more stable training, a higher 4-class validation Mean </w:t>
      </w:r>
      <w:proofErr w:type="spellStart"/>
      <w:r w:rsidRPr="00C415EE">
        <w:rPr>
          <w:rFonts w:ascii="Times New Roman" w:hAnsi="Times New Roman" w:cs="Times New Roman"/>
          <w:sz w:val="24"/>
          <w:szCs w:val="24"/>
          <w:lang w:val="en-GB"/>
        </w:rPr>
        <w:t>IoU</w:t>
      </w:r>
      <w:proofErr w:type="spellEnd"/>
      <w:r w:rsidRPr="00C415EE">
        <w:rPr>
          <w:rFonts w:ascii="Times New Roman" w:hAnsi="Times New Roman" w:cs="Times New Roman"/>
          <w:sz w:val="24"/>
          <w:szCs w:val="24"/>
          <w:lang w:val="en-GB"/>
        </w:rPr>
        <w:t xml:space="preserve"> (0.674 vs. 0.609), and a more effective balance between precision and recall on the final binary classification task. While the standard U-Net achieved high precision, its lower recall made it less suitable for the comprehensive monitoring required for conservation. The Attention U-Net, with a final Forest F1-score of 0.93 and a recall of 0.90, proved to be the more robust and reliable tool for the specific objective of identifying forest cover.</w:t>
      </w:r>
    </w:p>
    <w:p w14:paraId="00C72DB6" w14:textId="77777777" w:rsidR="004A267C" w:rsidRPr="00C415EE" w:rsidRDefault="006F03B7" w:rsidP="00C415EE">
      <w:pPr>
        <w:spacing w:line="360" w:lineRule="auto"/>
        <w:jc w:val="both"/>
        <w:rPr>
          <w:rFonts w:ascii="Times New Roman" w:hAnsi="Times New Roman" w:cs="Times New Roman"/>
          <w:sz w:val="24"/>
          <w:szCs w:val="24"/>
          <w:lang w:val="en-GB"/>
        </w:rPr>
      </w:pPr>
      <w:r w:rsidRPr="00C415EE">
        <w:rPr>
          <w:rFonts w:ascii="Times New Roman" w:hAnsi="Times New Roman" w:cs="Times New Roman"/>
          <w:sz w:val="24"/>
          <w:szCs w:val="24"/>
          <w:lang w:val="en-GB"/>
        </w:rPr>
        <w:t>Ultimately, the application of the trained Attention U-Net model to a 4,430.23 km² Region of Interest (ROI) within the San José del Guaviare deforestation hotspot translated this technical success into actionable environmental insight. The analysis revealed a net forest loss of 177.30 km² within this specific ROI between 2021 and 2023, providing a granular, data-driven assessment of land cover change. This work concludes that the combination of a nuanced 4-class training strategy and an attention-based deep learning architecture provides a powerful and effective methodology for large-scale deforestation monitoring. The resulting pipeline represents a significant step forward, offering a scalable, cost-effective, and reproducible tool that can empower conservation efforts and inform policy interventions in the ongoing fight to protect Colombia's invaluable forest ecosystems.</w:t>
      </w:r>
    </w:p>
    <w:p w14:paraId="156F587B" w14:textId="77777777" w:rsidR="004A267C" w:rsidRPr="009B5E54" w:rsidRDefault="004A267C" w:rsidP="00231B7A">
      <w:pPr>
        <w:jc w:val="both"/>
        <w:rPr>
          <w:rFonts w:ascii="Times New Roman" w:hAnsi="Times New Roman" w:cs="Times New Roman"/>
          <w:lang w:val="en-GB"/>
        </w:rPr>
      </w:pPr>
    </w:p>
    <w:p w14:paraId="3665E5B0" w14:textId="77777777" w:rsidR="000941CD" w:rsidRDefault="005B5753" w:rsidP="000941CD">
      <w:pPr>
        <w:pStyle w:val="Heading1"/>
        <w:rPr>
          <w:b/>
          <w:bCs/>
          <w:lang w:val="en-GB"/>
        </w:rPr>
      </w:pPr>
      <w:r w:rsidRPr="009B5E54">
        <w:rPr>
          <w:rFonts w:cs="Times New Roman"/>
          <w:lang w:val="en-GB"/>
        </w:rPr>
        <w:br w:type="page"/>
      </w:r>
      <w:bookmarkStart w:id="46" w:name="_Toc207365466"/>
      <w:r w:rsidR="000941CD" w:rsidRPr="00346411">
        <w:rPr>
          <w:b/>
          <w:bCs/>
          <w:lang w:val="en-GB"/>
        </w:rPr>
        <w:lastRenderedPageBreak/>
        <w:t>ACKNOWLEDGEMENTS</w:t>
      </w:r>
      <w:bookmarkEnd w:id="46"/>
    </w:p>
    <w:p w14:paraId="7E295F3C" w14:textId="77777777" w:rsidR="000941CD" w:rsidRPr="00017E05" w:rsidRDefault="000941CD" w:rsidP="000941CD">
      <w:pPr>
        <w:rPr>
          <w:lang w:val="en-GB"/>
        </w:rPr>
      </w:pPr>
    </w:p>
    <w:p w14:paraId="143779E2" w14:textId="77777777" w:rsidR="000941CD" w:rsidRPr="00017E05" w:rsidRDefault="000941CD" w:rsidP="000941CD">
      <w:pPr>
        <w:jc w:val="both"/>
        <w:rPr>
          <w:rFonts w:ascii="Times New Roman" w:hAnsi="Times New Roman" w:cs="Times New Roman"/>
          <w:sz w:val="24"/>
          <w:szCs w:val="24"/>
          <w:lang w:val="en-GB"/>
        </w:rPr>
      </w:pPr>
      <w:r w:rsidRPr="00017E05">
        <w:rPr>
          <w:rFonts w:ascii="Times New Roman" w:hAnsi="Times New Roman" w:cs="Times New Roman"/>
          <w:sz w:val="24"/>
          <w:szCs w:val="24"/>
          <w:lang w:val="en-GB"/>
        </w:rPr>
        <w:t xml:space="preserve">I would like to express my deepest gratitude to my supervisors, Professor David Schultz and Dr. </w:t>
      </w:r>
      <w:proofErr w:type="spellStart"/>
      <w:r w:rsidRPr="00017E05">
        <w:rPr>
          <w:rFonts w:ascii="Times New Roman" w:hAnsi="Times New Roman" w:cs="Times New Roman"/>
          <w:sz w:val="24"/>
          <w:szCs w:val="24"/>
          <w:lang w:val="en-GB"/>
        </w:rPr>
        <w:t>Polyanna</w:t>
      </w:r>
      <w:proofErr w:type="spellEnd"/>
      <w:r w:rsidRPr="00017E05">
        <w:rPr>
          <w:rFonts w:ascii="Times New Roman" w:hAnsi="Times New Roman" w:cs="Times New Roman"/>
          <w:sz w:val="24"/>
          <w:szCs w:val="24"/>
          <w:lang w:val="en-GB"/>
        </w:rPr>
        <w:t xml:space="preserve"> Bispo. I am sincerely thankful for their belief in this project from its inception and for their invaluable guidance throughout its development. Their domain knowledge and expert feedback were essential in shaping the methodology and ensuring the scientific rigor of this work.</w:t>
      </w:r>
    </w:p>
    <w:p w14:paraId="1FA0A438" w14:textId="086781AA" w:rsidR="00703BD5" w:rsidRDefault="000941CD" w:rsidP="00B279F0">
      <w:pPr>
        <w:jc w:val="both"/>
        <w:rPr>
          <w:rFonts w:ascii="Times New Roman" w:hAnsi="Times New Roman" w:cs="Times New Roman"/>
          <w:sz w:val="24"/>
          <w:szCs w:val="24"/>
          <w:lang w:val="en-GB"/>
        </w:rPr>
      </w:pPr>
      <w:r w:rsidRPr="00017E05">
        <w:rPr>
          <w:rFonts w:ascii="Times New Roman" w:hAnsi="Times New Roman" w:cs="Times New Roman"/>
          <w:sz w:val="24"/>
          <w:szCs w:val="24"/>
          <w:lang w:val="en-GB"/>
        </w:rPr>
        <w:t>I also wish to extend a special thanks to my sister, whose passion for conservation inspired me to apply data science to the environmental challenges our home country faces. Her insights were instrumental in helping me understand the complexities of deforestation in Colombia on a deeper level.</w:t>
      </w:r>
    </w:p>
    <w:p w14:paraId="3C725D2A" w14:textId="77777777" w:rsidR="00E96799" w:rsidRDefault="00E96799" w:rsidP="000941CD">
      <w:pPr>
        <w:spacing w:line="276" w:lineRule="auto"/>
        <w:jc w:val="both"/>
        <w:rPr>
          <w:rFonts w:ascii="Times New Roman" w:hAnsi="Times New Roman" w:cs="Times New Roman"/>
          <w:sz w:val="24"/>
          <w:szCs w:val="24"/>
          <w:lang w:val="en-GB"/>
        </w:rPr>
      </w:pPr>
    </w:p>
    <w:p w14:paraId="72D0331C" w14:textId="15236C0C" w:rsidR="00703BD5" w:rsidRDefault="00E96799" w:rsidP="00703BD5">
      <w:pPr>
        <w:pStyle w:val="Heading1"/>
        <w:rPr>
          <w:b/>
          <w:bCs/>
          <w:lang w:val="en-GB"/>
        </w:rPr>
      </w:pPr>
      <w:bookmarkStart w:id="47" w:name="_Toc207365467"/>
      <w:r>
        <w:rPr>
          <w:b/>
          <w:bCs/>
          <w:lang w:val="en-GB"/>
        </w:rPr>
        <w:t xml:space="preserve">DATA </w:t>
      </w:r>
      <w:r w:rsidR="00703BD5">
        <w:rPr>
          <w:b/>
          <w:bCs/>
          <w:lang w:val="en-GB"/>
        </w:rPr>
        <w:t>AVAILABILITY</w:t>
      </w:r>
      <w:bookmarkEnd w:id="47"/>
    </w:p>
    <w:p w14:paraId="38459C87" w14:textId="77777777" w:rsidR="00703BD5" w:rsidRPr="00017E05" w:rsidRDefault="00703BD5" w:rsidP="00703BD5">
      <w:pPr>
        <w:rPr>
          <w:lang w:val="en-GB"/>
        </w:rPr>
      </w:pPr>
    </w:p>
    <w:p w14:paraId="6192BB7C" w14:textId="56D5A6E8" w:rsidR="00703BD5" w:rsidRDefault="00703BD5" w:rsidP="00703BD5">
      <w:pPr>
        <w:spacing w:line="276" w:lineRule="auto"/>
        <w:jc w:val="both"/>
        <w:rPr>
          <w:rFonts w:ascii="Times New Roman" w:hAnsi="Times New Roman" w:cs="Times New Roman"/>
          <w:sz w:val="24"/>
          <w:szCs w:val="24"/>
          <w:lang w:val="en-GB"/>
        </w:rPr>
      </w:pPr>
      <w:r w:rsidRPr="00703BD5">
        <w:rPr>
          <w:rFonts w:ascii="Times New Roman" w:hAnsi="Times New Roman" w:cs="Times New Roman"/>
          <w:sz w:val="24"/>
          <w:szCs w:val="24"/>
          <w:lang w:val="en-GB"/>
        </w:rPr>
        <w:t>The repository for this project is publicly available at</w:t>
      </w:r>
      <w:r w:rsidR="004438A9">
        <w:rPr>
          <w:rFonts w:ascii="Times New Roman" w:hAnsi="Times New Roman" w:cs="Times New Roman"/>
          <w:sz w:val="24"/>
          <w:szCs w:val="24"/>
          <w:lang w:val="en-GB"/>
        </w:rPr>
        <w:t xml:space="preserve"> </w:t>
      </w:r>
      <w:hyperlink r:id="rId19" w:history="1">
        <w:r w:rsidR="004438A9" w:rsidRPr="0092557D">
          <w:rPr>
            <w:rStyle w:val="Hyperlink"/>
            <w:rFonts w:ascii="Times New Roman" w:hAnsi="Times New Roman" w:cs="Times New Roman"/>
            <w:sz w:val="24"/>
            <w:szCs w:val="24"/>
            <w:lang w:val="en-GB"/>
          </w:rPr>
          <w:t>https://github.com/esteban-russi/sentinel2-dl-deforestation</w:t>
        </w:r>
      </w:hyperlink>
      <w:r w:rsidR="00BB733A">
        <w:rPr>
          <w:rFonts w:ascii="Times New Roman" w:hAnsi="Times New Roman" w:cs="Times New Roman"/>
          <w:sz w:val="24"/>
          <w:szCs w:val="24"/>
          <w:lang w:val="en-GB"/>
        </w:rPr>
        <w:t>.</w:t>
      </w:r>
    </w:p>
    <w:p w14:paraId="4D8217CE" w14:textId="77777777" w:rsidR="00BB733A" w:rsidRPr="00E34AC3" w:rsidRDefault="00BB733A" w:rsidP="00703BD5">
      <w:pPr>
        <w:spacing w:line="276" w:lineRule="auto"/>
        <w:jc w:val="both"/>
        <w:rPr>
          <w:rFonts w:ascii="Times New Roman" w:hAnsi="Times New Roman" w:cs="Times New Roman"/>
          <w:sz w:val="24"/>
          <w:szCs w:val="24"/>
          <w:lang w:val="en-GB"/>
        </w:rPr>
      </w:pPr>
    </w:p>
    <w:p w14:paraId="61541C57" w14:textId="77777777" w:rsidR="00703BD5" w:rsidRPr="00E34AC3" w:rsidRDefault="00703BD5" w:rsidP="000941CD">
      <w:pPr>
        <w:spacing w:line="276" w:lineRule="auto"/>
        <w:jc w:val="both"/>
        <w:rPr>
          <w:rFonts w:ascii="Times New Roman" w:hAnsi="Times New Roman" w:cs="Times New Roman"/>
          <w:sz w:val="24"/>
          <w:szCs w:val="24"/>
          <w:lang w:val="en-GB"/>
        </w:rPr>
      </w:pPr>
    </w:p>
    <w:p w14:paraId="7548165A" w14:textId="60F145D7" w:rsidR="00E96799" w:rsidRPr="00E96799" w:rsidRDefault="00E96799" w:rsidP="00E96799">
      <w:pPr>
        <w:jc w:val="both"/>
        <w:rPr>
          <w:rFonts w:ascii="Times New Roman" w:hAnsi="Times New Roman" w:cs="Times New Roman"/>
          <w:sz w:val="24"/>
          <w:szCs w:val="24"/>
          <w:lang w:val="en-GB"/>
        </w:rPr>
      </w:pPr>
    </w:p>
    <w:p w14:paraId="639EADC6" w14:textId="77777777" w:rsidR="00E96799" w:rsidRDefault="00E96799">
      <w:pPr>
        <w:rPr>
          <w:rFonts w:ascii="Times New Roman" w:eastAsiaTheme="majorEastAsia" w:hAnsi="Times New Roman" w:cstheme="majorBidi"/>
          <w:b/>
          <w:bCs/>
          <w:sz w:val="24"/>
          <w:szCs w:val="40"/>
          <w:lang w:val="en-GB"/>
        </w:rPr>
      </w:pPr>
      <w:r>
        <w:rPr>
          <w:b/>
          <w:bCs/>
          <w:lang w:val="en-GB"/>
        </w:rPr>
        <w:br w:type="page"/>
      </w:r>
    </w:p>
    <w:p w14:paraId="37FF7102" w14:textId="231123FF" w:rsidR="006E58A3" w:rsidRPr="00C67254" w:rsidRDefault="00287B2C" w:rsidP="00E96799">
      <w:pPr>
        <w:pStyle w:val="Heading1"/>
        <w:ind w:left="720"/>
        <w:rPr>
          <w:b/>
          <w:bCs/>
          <w:lang w:val="en-GB"/>
        </w:rPr>
      </w:pPr>
      <w:bookmarkStart w:id="48" w:name="_Toc207365468"/>
      <w:r w:rsidRPr="00C67254">
        <w:rPr>
          <w:b/>
          <w:bCs/>
          <w:lang w:val="en-GB"/>
        </w:rPr>
        <w:lastRenderedPageBreak/>
        <w:t>REFERENCES</w:t>
      </w:r>
      <w:bookmarkEnd w:id="48"/>
    </w:p>
    <w:p w14:paraId="62A7A611" w14:textId="77777777" w:rsidR="007218F2" w:rsidRPr="009B5E54" w:rsidRDefault="00611A0A" w:rsidP="007218F2">
      <w:pPr>
        <w:jc w:val="both"/>
        <w:rPr>
          <w:rFonts w:ascii="Times New Roman" w:hAnsi="Times New Roman" w:cs="Times New Roman"/>
          <w:noProof/>
          <w:lang w:val="en-GB"/>
        </w:rPr>
      </w:pPr>
      <w:commentRangeStart w:id="49"/>
      <w:commentRangeEnd w:id="49"/>
      <w:r w:rsidRPr="009B5E54">
        <w:rPr>
          <w:rStyle w:val="CommentReference"/>
          <w:lang w:val="en-GB"/>
        </w:rPr>
        <w:commentReference w:id="49"/>
      </w:r>
    </w:p>
    <w:p w14:paraId="549ABE0E" w14:textId="01F62DAE"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Alshehri, M., Ouadou, A. and Scott, G. J. (2024).</w:t>
      </w:r>
      <w:r w:rsidR="00C24B30" w:rsidRPr="009B5E54">
        <w:rPr>
          <w:rFonts w:ascii="Times New Roman" w:hAnsi="Times New Roman" w:cs="Times New Roman"/>
          <w:noProof/>
          <w:lang w:val="en-GB"/>
        </w:rPr>
        <w:t xml:space="preserve"> </w:t>
      </w:r>
      <w:r w:rsidRPr="009B5E54">
        <w:rPr>
          <w:rFonts w:ascii="Times New Roman" w:hAnsi="Times New Roman" w:cs="Times New Roman"/>
          <w:noProof/>
          <w:lang w:val="en-GB"/>
        </w:rPr>
        <w:t xml:space="preserve">‘Deep Transformer-Based Network Deforestation Detection in the Brazilian Amazon Using Sentinel-2 Imagery’, IEEE Geoscience and </w:t>
      </w:r>
      <w:r w:rsidR="00E45CD0" w:rsidRPr="009B5E54">
        <w:rPr>
          <w:rFonts w:ascii="Times New Roman" w:hAnsi="Times New Roman" w:cs="Times New Roman"/>
          <w:noProof/>
          <w:lang w:val="en-GB"/>
        </w:rPr>
        <w:t>R</w:t>
      </w:r>
      <w:r w:rsidRPr="009B5E54">
        <w:rPr>
          <w:rFonts w:ascii="Times New Roman" w:hAnsi="Times New Roman" w:cs="Times New Roman"/>
          <w:noProof/>
          <w:lang w:val="en-GB"/>
        </w:rPr>
        <w:t>emote Remote Ssensing Lletters, 21</w:t>
      </w:r>
      <w:r w:rsidR="00A754FE" w:rsidRPr="009B5E54">
        <w:rPr>
          <w:rFonts w:ascii="Times New Roman" w:hAnsi="Times New Roman" w:cs="Times New Roman"/>
          <w:noProof/>
          <w:lang w:val="en-GB"/>
        </w:rPr>
        <w:t xml:space="preserve">. </w:t>
      </w:r>
      <w:r w:rsidR="00E1032E" w:rsidRPr="009B5E54">
        <w:rPr>
          <w:rFonts w:ascii="Times New Roman" w:hAnsi="Times New Roman" w:cs="Times New Roman"/>
          <w:noProof/>
          <w:lang w:val="en-GB"/>
        </w:rPr>
        <w:t>https://doi.org/10.1109/LGRS.2024.3355104</w:t>
      </w:r>
      <w:r w:rsidRPr="009B5E54">
        <w:rPr>
          <w:rFonts w:ascii="Times New Roman" w:hAnsi="Times New Roman" w:cs="Times New Roman"/>
          <w:noProof/>
          <w:lang w:val="en-GB"/>
        </w:rPr>
        <w:t>.</w:t>
      </w:r>
    </w:p>
    <w:p w14:paraId="20F7CCC1" w14:textId="2048D5EC" w:rsidR="00E1032E" w:rsidRPr="009B5E54" w:rsidRDefault="00E1032E"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Balaniuk, R., Isupova, O. and Reece, S. (2020). Mining and Tailings Dam Detection in Satellite Imagery Using Deep Learning. Sensors (Basel, Switzerland), 20(23), p.6936.</w:t>
      </w:r>
      <w:r w:rsidR="00004BE5" w:rsidRPr="009B5E54">
        <w:rPr>
          <w:rFonts w:ascii="Times New Roman" w:hAnsi="Times New Roman" w:cs="Times New Roman"/>
          <w:noProof/>
          <w:lang w:val="en-GB"/>
        </w:rPr>
        <w:t xml:space="preserve"> https://doi.org/10.3390/s20236936.</w:t>
      </w:r>
    </w:p>
    <w:p w14:paraId="4F79FDCB" w14:textId="1759476E" w:rsidR="007218F2" w:rsidRPr="00B279F0"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Belgiu, M. and Drăguţ, L. (2016). ‘Random forest in remote sensing: A review of applications and future directions’, ISPRS </w:t>
      </w:r>
      <w:r w:rsidR="00E45CD0" w:rsidRPr="009B5E54">
        <w:rPr>
          <w:rFonts w:ascii="Times New Roman" w:hAnsi="Times New Roman" w:cs="Times New Roman"/>
          <w:noProof/>
          <w:lang w:val="en-GB"/>
        </w:rPr>
        <w:t>Journal Of Photogrammetry And Remote Sensing</w:t>
      </w:r>
      <w:r w:rsidRPr="009B5E54">
        <w:rPr>
          <w:rFonts w:ascii="Times New Roman" w:hAnsi="Times New Roman" w:cs="Times New Roman"/>
          <w:noProof/>
          <w:lang w:val="en-GB"/>
        </w:rPr>
        <w:t xml:space="preserve">, 114.  </w:t>
      </w:r>
      <w:r w:rsidRPr="00B279F0">
        <w:rPr>
          <w:rFonts w:ascii="Times New Roman" w:hAnsi="Times New Roman" w:cs="Times New Roman"/>
          <w:noProof/>
          <w:lang w:val="en-GB"/>
        </w:rPr>
        <w:t>https://doi.org/10.1016/j.isprsjprs.2016.01.011.</w:t>
      </w:r>
    </w:p>
    <w:p w14:paraId="160A455E" w14:textId="56D7D44B" w:rsidR="007218F2" w:rsidRPr="00B279F0" w:rsidRDefault="009875AF" w:rsidP="00C415EE">
      <w:pPr>
        <w:spacing w:line="240" w:lineRule="auto"/>
        <w:ind w:left="510" w:hanging="510"/>
        <w:jc w:val="both"/>
        <w:rPr>
          <w:rFonts w:ascii="Times New Roman" w:hAnsi="Times New Roman" w:cs="Times New Roman"/>
          <w:noProof/>
        </w:rPr>
      </w:pPr>
      <w:r w:rsidRPr="009875AF">
        <w:rPr>
          <w:rFonts w:ascii="Times New Roman" w:hAnsi="Times New Roman" w:cs="Times New Roman"/>
          <w:noProof/>
          <w:lang w:val="en-GB"/>
        </w:rPr>
        <w:t xml:space="preserve">Brown, Christopher F, Steven P Brumby, Brookie Guzder-Williams, Tanya Birch, Samantha Brooks Hyde, Joseph Mazzariello, Wanda Czerwinski, et al. </w:t>
      </w:r>
      <w:r w:rsidR="007218F2" w:rsidRPr="009B5E54">
        <w:rPr>
          <w:rFonts w:ascii="Times New Roman" w:hAnsi="Times New Roman" w:cs="Times New Roman"/>
          <w:noProof/>
          <w:lang w:val="en-GB"/>
        </w:rPr>
        <w:t xml:space="preserve">(2022). ‘Dynamic World, Near real-time global 10 m land use land cover mapping’, Scientific Data, 9 (1), p. 251.  </w:t>
      </w:r>
      <w:r w:rsidR="00760469" w:rsidRPr="00B279F0">
        <w:rPr>
          <w:rFonts w:ascii="Times New Roman" w:hAnsi="Times New Roman" w:cs="Times New Roman"/>
          <w:noProof/>
        </w:rPr>
        <w:t>https://doi.org/10.1038/s41597-022-01307-4</w:t>
      </w:r>
      <w:r w:rsidR="007218F2" w:rsidRPr="00B279F0">
        <w:rPr>
          <w:rFonts w:ascii="Times New Roman" w:hAnsi="Times New Roman" w:cs="Times New Roman"/>
          <w:noProof/>
        </w:rPr>
        <w:t>.</w:t>
      </w:r>
    </w:p>
    <w:p w14:paraId="27CC51DB" w14:textId="6CD07091" w:rsidR="00760469" w:rsidRPr="009B5E54" w:rsidRDefault="003B6835" w:rsidP="00C415EE">
      <w:pPr>
        <w:spacing w:line="240" w:lineRule="auto"/>
        <w:ind w:left="510" w:hanging="510"/>
        <w:jc w:val="both"/>
        <w:rPr>
          <w:rFonts w:ascii="Times New Roman" w:hAnsi="Times New Roman" w:cs="Times New Roman"/>
          <w:noProof/>
          <w:lang w:val="en-GB"/>
        </w:rPr>
      </w:pPr>
      <w:r w:rsidRPr="003B6835">
        <w:rPr>
          <w:rFonts w:ascii="Times New Roman" w:hAnsi="Times New Roman" w:cs="Times New Roman"/>
          <w:noProof/>
        </w:rPr>
        <w:t>de Bem, Pablo, Osmar de Carvalho Junior, Renato Fontes Guimarães, and Roberto Trancoso Gomes.</w:t>
      </w:r>
      <w:r w:rsidR="00760469" w:rsidRPr="003B6835">
        <w:rPr>
          <w:rFonts w:ascii="Times New Roman" w:hAnsi="Times New Roman" w:cs="Times New Roman"/>
          <w:noProof/>
        </w:rPr>
        <w:t xml:space="preserve"> </w:t>
      </w:r>
      <w:r w:rsidR="00760469" w:rsidRPr="009B5E54">
        <w:rPr>
          <w:rFonts w:ascii="Times New Roman" w:hAnsi="Times New Roman" w:cs="Times New Roman"/>
          <w:noProof/>
          <w:lang w:val="en-GB"/>
        </w:rPr>
        <w:t xml:space="preserve">(2020). </w:t>
      </w:r>
      <w:r w:rsidR="00310CF6">
        <w:rPr>
          <w:rFonts w:ascii="Times New Roman" w:hAnsi="Times New Roman" w:cs="Times New Roman"/>
          <w:noProof/>
          <w:lang w:val="en-GB"/>
        </w:rPr>
        <w:t>‘</w:t>
      </w:r>
      <w:r w:rsidR="00760469" w:rsidRPr="009B5E54">
        <w:rPr>
          <w:rFonts w:ascii="Times New Roman" w:hAnsi="Times New Roman" w:cs="Times New Roman"/>
          <w:noProof/>
          <w:lang w:val="en-GB"/>
        </w:rPr>
        <w:t>Change Detection of Deforestation in the Brazilian Amazon Using Landsat Data and Convolutional Neural Networks.</w:t>
      </w:r>
      <w:r w:rsidR="00310CF6">
        <w:rPr>
          <w:rFonts w:ascii="Times New Roman" w:hAnsi="Times New Roman" w:cs="Times New Roman"/>
          <w:noProof/>
          <w:lang w:val="en-GB"/>
        </w:rPr>
        <w:t>’</w:t>
      </w:r>
      <w:r w:rsidR="00760469" w:rsidRPr="009B5E54">
        <w:rPr>
          <w:rFonts w:ascii="Times New Roman" w:hAnsi="Times New Roman" w:cs="Times New Roman"/>
          <w:noProof/>
          <w:lang w:val="en-GB"/>
        </w:rPr>
        <w:t xml:space="preserve"> Remote sensing (Basel, Switzerland), 12(6), p.901.</w:t>
      </w:r>
      <w:r w:rsidR="00381E72" w:rsidRPr="009B5E54">
        <w:rPr>
          <w:rFonts w:ascii="Times New Roman" w:hAnsi="Times New Roman" w:cs="Times New Roman"/>
          <w:noProof/>
          <w:lang w:val="en-GB"/>
        </w:rPr>
        <w:t xml:space="preserve"> https://doi.org/10.3390/rs12060901.</w:t>
      </w:r>
    </w:p>
    <w:p w14:paraId="2313DADA" w14:textId="712A89C6" w:rsidR="007218F2" w:rsidRPr="009B5E54" w:rsidRDefault="00310CF6" w:rsidP="00C415EE">
      <w:pPr>
        <w:spacing w:line="240" w:lineRule="auto"/>
        <w:ind w:left="510" w:hanging="510"/>
        <w:jc w:val="both"/>
        <w:rPr>
          <w:rFonts w:ascii="Times New Roman" w:hAnsi="Times New Roman" w:cs="Times New Roman"/>
          <w:noProof/>
          <w:lang w:val="en-GB"/>
        </w:rPr>
      </w:pPr>
      <w:r w:rsidRPr="00B279F0">
        <w:rPr>
          <w:rFonts w:ascii="Times New Roman" w:hAnsi="Times New Roman" w:cs="Times New Roman"/>
          <w:noProof/>
          <w:lang w:val="en-GB"/>
        </w:rPr>
        <w:t>Drusch, M, U Del Bello, S Carlier, O Colin, V Fernandez, F Gascon, B Hoersch</w:t>
      </w:r>
      <w:r w:rsidR="007218F2" w:rsidRPr="00B279F0">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(2012). ‘Sentinel-2: ESA's Optical High-Resolution Mission for GMES Operational Services’, Remote </w:t>
      </w:r>
      <w:r w:rsidR="00E45CD0"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of </w:t>
      </w:r>
      <w:r w:rsidR="00E00E7D" w:rsidRPr="009B5E54">
        <w:rPr>
          <w:rFonts w:ascii="Times New Roman" w:hAnsi="Times New Roman" w:cs="Times New Roman"/>
          <w:noProof/>
          <w:lang w:val="en-GB"/>
        </w:rPr>
        <w:t>E</w:t>
      </w:r>
      <w:r w:rsidR="007218F2" w:rsidRPr="009B5E54">
        <w:rPr>
          <w:rFonts w:ascii="Times New Roman" w:hAnsi="Times New Roman" w:cs="Times New Roman"/>
          <w:noProof/>
          <w:lang w:val="en-GB"/>
        </w:rPr>
        <w:t>nvironment, 120.  https://doi.org/10.1016/j.rse.2011.11.026.</w:t>
      </w:r>
    </w:p>
    <w:p w14:paraId="4BBF9D69" w14:textId="1B454E9C" w:rsidR="007218F2" w:rsidRPr="009B5E54" w:rsidRDefault="0051742A" w:rsidP="00C415EE">
      <w:pPr>
        <w:spacing w:line="240" w:lineRule="auto"/>
        <w:ind w:left="510" w:hanging="510"/>
        <w:jc w:val="both"/>
        <w:rPr>
          <w:rFonts w:ascii="Times New Roman" w:hAnsi="Times New Roman" w:cs="Times New Roman"/>
          <w:noProof/>
          <w:lang w:val="en-GB"/>
        </w:rPr>
      </w:pPr>
      <w:r w:rsidRPr="00B04EE2">
        <w:rPr>
          <w:rFonts w:ascii="Times New Roman" w:hAnsi="Times New Roman" w:cs="Times New Roman"/>
          <w:noProof/>
          <w:lang w:val="en-GB"/>
        </w:rPr>
        <w:t>Ferreira, E, M Brito, R Balaniuk, M. S Alvim, and J. A dos Santos</w:t>
      </w:r>
      <w:r w:rsidR="007218F2" w:rsidRPr="00B04EE2">
        <w:rPr>
          <w:rFonts w:ascii="Times New Roman" w:hAnsi="Times New Roman" w:cs="Times New Roman"/>
          <w:noProof/>
          <w:lang w:val="en-GB"/>
        </w:rPr>
        <w:t xml:space="preserve">. </w:t>
      </w:r>
      <w:r w:rsidR="007218F2" w:rsidRPr="009B5E54">
        <w:rPr>
          <w:rFonts w:ascii="Times New Roman" w:hAnsi="Times New Roman" w:cs="Times New Roman"/>
          <w:noProof/>
          <w:lang w:val="en-GB"/>
        </w:rPr>
        <w:t>(2020). ‘</w:t>
      </w:r>
      <w:r w:rsidR="00CE04DC" w:rsidRPr="009B5E54">
        <w:rPr>
          <w:rFonts w:ascii="Times New Roman" w:hAnsi="Times New Roman" w:cs="Times New Roman"/>
          <w:noProof/>
          <w:lang w:val="en-GB"/>
        </w:rPr>
        <w:t>Brazildam: A Benchmark Dataset For Tailings Dam Detection</w:t>
      </w:r>
      <w:r w:rsidR="007218F2" w:rsidRPr="009B5E54">
        <w:rPr>
          <w:rFonts w:ascii="Times New Roman" w:hAnsi="Times New Roman" w:cs="Times New Roman"/>
          <w:noProof/>
          <w:lang w:val="en-GB"/>
        </w:rPr>
        <w:t xml:space="preserve">’, International archives of the </w:t>
      </w:r>
      <w:r w:rsidR="009C67D7" w:rsidRPr="009B5E54">
        <w:rPr>
          <w:rFonts w:ascii="Times New Roman" w:hAnsi="Times New Roman" w:cs="Times New Roman"/>
          <w:noProof/>
          <w:lang w:val="en-GB"/>
        </w:rPr>
        <w:t>P</w:t>
      </w:r>
      <w:r w:rsidR="007218F2" w:rsidRPr="009B5E54">
        <w:rPr>
          <w:rFonts w:ascii="Times New Roman" w:hAnsi="Times New Roman" w:cs="Times New Roman"/>
          <w:noProof/>
          <w:lang w:val="en-GB"/>
        </w:rPr>
        <w:t xml:space="preserve">hotogrammetry, </w:t>
      </w:r>
      <w:r w:rsidR="009C67D7" w:rsidRPr="009B5E54">
        <w:rPr>
          <w:rFonts w:ascii="Times New Roman" w:hAnsi="Times New Roman" w:cs="Times New Roman"/>
          <w:noProof/>
          <w:lang w:val="en-GB"/>
        </w:rPr>
        <w:t>R</w:t>
      </w:r>
      <w:r w:rsidR="007218F2" w:rsidRPr="009B5E54">
        <w:rPr>
          <w:rFonts w:ascii="Times New Roman" w:hAnsi="Times New Roman" w:cs="Times New Roman"/>
          <w:noProof/>
          <w:lang w:val="en-GB"/>
        </w:rPr>
        <w:t xml:space="preserve">emote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and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patial </w:t>
      </w:r>
      <w:r w:rsidR="009C67D7" w:rsidRPr="009B5E54">
        <w:rPr>
          <w:rFonts w:ascii="Times New Roman" w:hAnsi="Times New Roman" w:cs="Times New Roman"/>
          <w:noProof/>
          <w:lang w:val="en-GB"/>
        </w:rPr>
        <w:t>I</w:t>
      </w:r>
      <w:r w:rsidR="007218F2" w:rsidRPr="009B5E54">
        <w:rPr>
          <w:rFonts w:ascii="Times New Roman" w:hAnsi="Times New Roman" w:cs="Times New Roman"/>
          <w:noProof/>
          <w:lang w:val="en-GB"/>
        </w:rPr>
        <w:t xml:space="preserve">nformation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ciences., XLII-3/W12-2020  https://doi.org/10.5194/isprs-archives-XLII-3-W12-2020-343-2020.</w:t>
      </w:r>
    </w:p>
    <w:p w14:paraId="1106922D" w14:textId="5501FB12" w:rsidR="007218F2" w:rsidRPr="00B04EE2" w:rsidRDefault="004C64CD" w:rsidP="00C415EE">
      <w:pPr>
        <w:spacing w:line="240" w:lineRule="auto"/>
        <w:ind w:left="510" w:hanging="510"/>
        <w:jc w:val="both"/>
        <w:rPr>
          <w:rFonts w:ascii="Times New Roman" w:hAnsi="Times New Roman" w:cs="Times New Roman"/>
          <w:noProof/>
          <w:lang w:val="en-GB"/>
        </w:rPr>
      </w:pPr>
      <w:r w:rsidRPr="004C64CD">
        <w:rPr>
          <w:rFonts w:ascii="Times New Roman" w:hAnsi="Times New Roman" w:cs="Times New Roman"/>
          <w:noProof/>
          <w:lang w:val="en-GB"/>
        </w:rPr>
        <w:t>Gorelick, Noel, Matt Hancher, Mike Dixon, Simon Ilyushchenko, David Thau, and Rebecca Moore.</w:t>
      </w:r>
      <w:r w:rsidR="007218F2" w:rsidRPr="009B5E54">
        <w:rPr>
          <w:rFonts w:ascii="Times New Roman" w:hAnsi="Times New Roman" w:cs="Times New Roman"/>
          <w:noProof/>
          <w:lang w:val="en-GB"/>
        </w:rPr>
        <w:t xml:space="preserve">. (2017). ‘Google Earth Engine: Planetary-scale geospatial analysis for everyone’, Remote </w:t>
      </w:r>
      <w:r w:rsidR="009C67D7"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of </w:t>
      </w:r>
      <w:r w:rsidR="009C67D7" w:rsidRPr="009B5E54">
        <w:rPr>
          <w:rFonts w:ascii="Times New Roman" w:hAnsi="Times New Roman" w:cs="Times New Roman"/>
          <w:noProof/>
          <w:lang w:val="en-GB"/>
        </w:rPr>
        <w:t>E</w:t>
      </w:r>
      <w:r w:rsidR="007218F2" w:rsidRPr="009B5E54">
        <w:rPr>
          <w:rFonts w:ascii="Times New Roman" w:hAnsi="Times New Roman" w:cs="Times New Roman"/>
          <w:noProof/>
          <w:lang w:val="en-GB"/>
        </w:rPr>
        <w:t xml:space="preserve">nvironment, 202.  </w:t>
      </w:r>
      <w:r w:rsidR="007218F2" w:rsidRPr="00B04EE2">
        <w:rPr>
          <w:rFonts w:ascii="Times New Roman" w:hAnsi="Times New Roman" w:cs="Times New Roman"/>
          <w:noProof/>
          <w:lang w:val="en-GB"/>
        </w:rPr>
        <w:t>https://doi.org/10.1016/j.rse.2017.06.031.</w:t>
      </w:r>
    </w:p>
    <w:p w14:paraId="44227155" w14:textId="1B2CB6F5" w:rsidR="007218F2" w:rsidRPr="00335941" w:rsidRDefault="0051742A" w:rsidP="00C415EE">
      <w:pPr>
        <w:spacing w:line="240" w:lineRule="auto"/>
        <w:ind w:left="510" w:hanging="510"/>
        <w:jc w:val="both"/>
        <w:rPr>
          <w:rFonts w:ascii="Times New Roman" w:hAnsi="Times New Roman" w:cs="Times New Roman"/>
          <w:noProof/>
        </w:rPr>
      </w:pPr>
      <w:r w:rsidRPr="0051742A">
        <w:rPr>
          <w:rFonts w:ascii="Times New Roman" w:hAnsi="Times New Roman" w:cs="Times New Roman"/>
          <w:noProof/>
          <w:lang w:val="en-GB"/>
        </w:rPr>
        <w:t>Hansen, M. C, P. V Potapov, R Moore, M Hancher, S. A Turubanova, A Tyukavina, D Thau</w:t>
      </w:r>
      <w:r w:rsidR="007218F2" w:rsidRPr="0051742A">
        <w:rPr>
          <w:rFonts w:ascii="Times New Roman" w:hAnsi="Times New Roman" w:cs="Times New Roman"/>
          <w:noProof/>
          <w:lang w:val="en-GB"/>
        </w:rPr>
        <w:t xml:space="preserve">. </w:t>
      </w:r>
      <w:r w:rsidR="007218F2" w:rsidRPr="009B5E54">
        <w:rPr>
          <w:rFonts w:ascii="Times New Roman" w:hAnsi="Times New Roman" w:cs="Times New Roman"/>
          <w:noProof/>
          <w:lang w:val="en-GB"/>
        </w:rPr>
        <w:t>(2013). ‘High-Resolution Global Maps of 21st-Century Forest Cover Change’, Science American Association for the Advancement of Science, 342</w:t>
      </w:r>
      <w:r w:rsidR="004E6726" w:rsidRPr="009B5E54">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(6160).  </w:t>
      </w:r>
      <w:r w:rsidR="007218F2" w:rsidRPr="00335941">
        <w:rPr>
          <w:rFonts w:ascii="Times New Roman" w:hAnsi="Times New Roman" w:cs="Times New Roman"/>
          <w:noProof/>
        </w:rPr>
        <w:t>https://doi.org/10.1126/science.1244693.</w:t>
      </w:r>
    </w:p>
    <w:p w14:paraId="7862B16D" w14:textId="77777777" w:rsidR="007218F2" w:rsidRPr="00335941" w:rsidRDefault="007218F2" w:rsidP="00C415EE">
      <w:pPr>
        <w:spacing w:line="240" w:lineRule="auto"/>
        <w:ind w:left="510" w:hanging="510"/>
        <w:jc w:val="both"/>
        <w:rPr>
          <w:rFonts w:ascii="Times New Roman" w:hAnsi="Times New Roman" w:cs="Times New Roman"/>
          <w:noProof/>
        </w:rPr>
      </w:pPr>
      <w:r w:rsidRPr="00335941">
        <w:rPr>
          <w:rFonts w:ascii="Times New Roman" w:hAnsi="Times New Roman" w:cs="Times New Roman"/>
          <w:noProof/>
        </w:rPr>
        <w:t>IDEAM (2024). Monitoreo de la superficie de bosque y la deforestación en Colombia. Bogotá D.C: Instituto de Hidrología, Meteorología y Estudios Ambientales.</w:t>
      </w:r>
    </w:p>
    <w:p w14:paraId="4C9B2AB9" w14:textId="7A21CE36" w:rsidR="007234D0" w:rsidRPr="009B5E54" w:rsidRDefault="0051742A" w:rsidP="00C415EE">
      <w:pPr>
        <w:spacing w:line="240" w:lineRule="auto"/>
        <w:ind w:left="510" w:hanging="510"/>
        <w:jc w:val="both"/>
        <w:rPr>
          <w:rFonts w:ascii="Times New Roman" w:hAnsi="Times New Roman" w:cs="Times New Roman"/>
          <w:noProof/>
          <w:lang w:val="en-GB"/>
        </w:rPr>
      </w:pPr>
      <w:r w:rsidRPr="0051742A">
        <w:rPr>
          <w:rFonts w:ascii="Times New Roman" w:hAnsi="Times New Roman" w:cs="Times New Roman"/>
          <w:noProof/>
        </w:rPr>
        <w:t>Isaienkov, Kostiantyn, Mykhailo Yushchuk, Vladyslav Khramtsov, and Oleg Seliverstov</w:t>
      </w:r>
      <w:r w:rsidR="007234D0" w:rsidRPr="0051742A">
        <w:rPr>
          <w:rFonts w:ascii="Times New Roman" w:hAnsi="Times New Roman" w:cs="Times New Roman"/>
          <w:noProof/>
        </w:rPr>
        <w:t xml:space="preserve">. </w:t>
      </w:r>
      <w:r w:rsidR="007234D0" w:rsidRPr="009B5E54">
        <w:rPr>
          <w:rFonts w:ascii="Times New Roman" w:hAnsi="Times New Roman" w:cs="Times New Roman"/>
          <w:noProof/>
          <w:lang w:val="en-GB"/>
        </w:rPr>
        <w:t>(2021). Deep Learning for Regular Change Detection in Ukrainian Forest Ecosystem With Sentinel-2. IEEE journal of selected topics in applied earth observations and remote sensing, 14, pp.364–376.</w:t>
      </w:r>
      <w:r w:rsidR="00FE60D3" w:rsidRPr="009B5E54">
        <w:rPr>
          <w:rFonts w:ascii="Times New Roman" w:hAnsi="Times New Roman" w:cs="Times New Roman"/>
          <w:noProof/>
          <w:lang w:val="en-GB"/>
        </w:rPr>
        <w:t xml:space="preserve"> https://doi.org/10.1109/JSTARS.2020.3034186.</w:t>
      </w:r>
    </w:p>
    <w:p w14:paraId="7D3DA3D8" w14:textId="3F2D50D0"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James, F. (2025). ‘Remote Sensing for Deforestation Monitoring and Forest Management’, Journal of Remote Sensing &amp; GIS, </w:t>
      </w:r>
      <w:r w:rsidR="00F97E47" w:rsidRPr="009B5E54">
        <w:rPr>
          <w:rFonts w:ascii="Times New Roman" w:hAnsi="Times New Roman" w:cs="Times New Roman"/>
          <w:noProof/>
          <w:lang w:val="en-GB"/>
        </w:rPr>
        <w:t>J Remote Sens GIS.14:381.</w:t>
      </w:r>
      <w:r w:rsidR="00D243FF" w:rsidRPr="009B5E54">
        <w:rPr>
          <w:rFonts w:ascii="Times New Roman" w:hAnsi="Times New Roman" w:cs="Times New Roman"/>
          <w:noProof/>
          <w:lang w:val="en-GB"/>
        </w:rPr>
        <w:t xml:space="preserve"> Vol.14 Iss.2 No:1000381</w:t>
      </w:r>
    </w:p>
    <w:p w14:paraId="40C3A269"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Kingma, D. P. and Ba, J. (2014). ‘Adam: A Method for Stochastic Optimization’.  https://doi.org/10.48550/arxiv.1412.6980.</w:t>
      </w:r>
    </w:p>
    <w:p w14:paraId="2C3A633F" w14:textId="02BE7726" w:rsidR="007218F2" w:rsidRPr="009B5E54" w:rsidRDefault="004438A9" w:rsidP="00C415EE">
      <w:pPr>
        <w:spacing w:line="240" w:lineRule="auto"/>
        <w:ind w:left="510" w:hanging="510"/>
        <w:jc w:val="both"/>
        <w:rPr>
          <w:rFonts w:ascii="Times New Roman" w:hAnsi="Times New Roman" w:cs="Times New Roman"/>
          <w:noProof/>
          <w:lang w:val="en-GB"/>
        </w:rPr>
      </w:pPr>
      <w:r w:rsidRPr="004438A9">
        <w:rPr>
          <w:rFonts w:ascii="Times New Roman" w:hAnsi="Times New Roman" w:cs="Times New Roman"/>
          <w:noProof/>
          <w:lang w:val="en-GB"/>
        </w:rPr>
        <w:t>Lecun, Y, L Bottou, Y Bengio, and P Haffner</w:t>
      </w:r>
      <w:r w:rsidR="007218F2" w:rsidRPr="009B5E54">
        <w:rPr>
          <w:rFonts w:ascii="Times New Roman" w:hAnsi="Times New Roman" w:cs="Times New Roman"/>
          <w:noProof/>
          <w:lang w:val="en-GB"/>
        </w:rPr>
        <w:t>. (1998). ‘Gradient-based learning applied to document recognition’, Proceedings of the IEEE, 86 (11), pp. 2278-2324.  https://doi.org/10.1109/5.726791.</w:t>
      </w:r>
    </w:p>
    <w:p w14:paraId="56FE3E34" w14:textId="5CBCAC1B" w:rsidR="007218F2" w:rsidRPr="009B5E54" w:rsidRDefault="004438A9" w:rsidP="00C415EE">
      <w:pPr>
        <w:spacing w:line="240" w:lineRule="auto"/>
        <w:ind w:left="510" w:hanging="510"/>
        <w:jc w:val="both"/>
        <w:rPr>
          <w:rFonts w:ascii="Times New Roman" w:hAnsi="Times New Roman" w:cs="Times New Roman"/>
          <w:noProof/>
          <w:lang w:val="en-GB"/>
        </w:rPr>
      </w:pPr>
      <w:r w:rsidRPr="004438A9">
        <w:rPr>
          <w:rFonts w:ascii="Times New Roman" w:hAnsi="Times New Roman" w:cs="Times New Roman"/>
          <w:noProof/>
          <w:lang w:val="en-GB"/>
        </w:rPr>
        <w:lastRenderedPageBreak/>
        <w:t>Lv, Jinna, Qi Shen, Mingzheng Lv, Yiran Li, Lei Shi, and Peiying Zhang</w:t>
      </w:r>
      <w:r w:rsidR="007218F2" w:rsidRPr="009B5E54">
        <w:rPr>
          <w:rFonts w:ascii="Times New Roman" w:hAnsi="Times New Roman" w:cs="Times New Roman"/>
          <w:noProof/>
          <w:lang w:val="en-GB"/>
        </w:rPr>
        <w:t>. (2023). ‘Deep learning-based semantic segmentation of remote sensing images: a review’, Frontiers in Ecology and Evolution, Volume 11 - 2023.  https://doi.org/10.3389/fevo.2023.1201125.</w:t>
      </w:r>
    </w:p>
    <w:p w14:paraId="72A53451" w14:textId="4E882188"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Molina, M. (2024). </w:t>
      </w:r>
      <w:r w:rsidR="000C388B" w:rsidRPr="009B5E54">
        <w:rPr>
          <w:rFonts w:ascii="Times New Roman" w:hAnsi="Times New Roman" w:cs="Times New Roman"/>
          <w:noProof/>
          <w:lang w:val="en-GB"/>
        </w:rPr>
        <w:t>‘</w:t>
      </w:r>
      <w:r w:rsidRPr="009B5E54">
        <w:rPr>
          <w:rFonts w:ascii="Times New Roman" w:hAnsi="Times New Roman" w:cs="Times New Roman"/>
          <w:noProof/>
          <w:lang w:val="en-GB"/>
        </w:rPr>
        <w:t>Drivers of deforestation in the Colombian Amazon.</w:t>
      </w:r>
      <w:r w:rsidR="000C388B" w:rsidRPr="009B5E54">
        <w:rPr>
          <w:rFonts w:ascii="Times New Roman" w:hAnsi="Times New Roman" w:cs="Times New Roman"/>
          <w:noProof/>
          <w:lang w:val="en-GB"/>
        </w:rPr>
        <w:t>’ IUCN National Committee of The Netherlands.</w:t>
      </w:r>
      <w:r w:rsidR="003300A3" w:rsidRPr="009B5E54">
        <w:rPr>
          <w:rFonts w:ascii="Times New Roman" w:hAnsi="Times New Roman" w:cs="Times New Roman"/>
          <w:noProof/>
          <w:lang w:val="en-GB"/>
        </w:rPr>
        <w:t xml:space="preserve"> https://www.iucn.nl/app/uploads/2024/06/Drivers-of-deforestation-in-the-Colombian-Amazon_IUCN-NL-2024.pdf</w:t>
      </w:r>
    </w:p>
    <w:p w14:paraId="46D5090D" w14:textId="1DCE405D"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Mountrakis, G., Im, J. and Ogole, C. (2011). ‘Support vector machines in remote sensing: A review’, ISPRS journal of photogrammetry and remote sensing, 66 (3).  https://doi.org/10.1016/j.isprsjprs.2010.11.001.</w:t>
      </w:r>
    </w:p>
    <w:p w14:paraId="75C91ADA" w14:textId="156A1749" w:rsidR="007218F2" w:rsidRPr="009B5E54" w:rsidRDefault="00E53C35"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Oktay, Ozan, Jo Schlemper, Loic Le Folgoc, Matthew Lee, Mattias Heinrich, Kazunari Misawa, Kensaku Mori, et al. </w:t>
      </w:r>
      <w:r w:rsidR="007218F2" w:rsidRPr="009B5E54">
        <w:rPr>
          <w:rFonts w:ascii="Times New Roman" w:hAnsi="Times New Roman" w:cs="Times New Roman"/>
          <w:noProof/>
          <w:lang w:val="en-GB"/>
        </w:rPr>
        <w:t>(2018). ‘Attention U-Net: Learning Where to Look for the Pancreas’.  https://doi.org/10.48550/arxiv.1804.03999.</w:t>
      </w:r>
    </w:p>
    <w:p w14:paraId="450B880A" w14:textId="56EEB85F" w:rsidR="00CE50BC" w:rsidRPr="009B5E54" w:rsidRDefault="00CE50BC"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Ortega Adarme, M. et al. (2022). Improving Deforestation Detection on Tropical Rainforests Using Sentinel-1 Data and Convolutional Neural Networks. Remote sensing (Basel, Switzerland), 14(14), p.3290.</w:t>
      </w:r>
      <w:r w:rsidR="003E4ABA" w:rsidRPr="009B5E54">
        <w:rPr>
          <w:rFonts w:ascii="Times New Roman" w:hAnsi="Times New Roman" w:cs="Times New Roman"/>
          <w:noProof/>
          <w:lang w:val="en-GB"/>
        </w:rPr>
        <w:t xml:space="preserve"> https://doi.org/10.3390/rs14143290.</w:t>
      </w:r>
    </w:p>
    <w:p w14:paraId="3F1802F3" w14:textId="69FD2C72"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Pal, M. (2005). ‘Random forest classifier for remote sensing classification’, International journal of remote sensing, 26 (1).  https://doi.org/10.1080/01431160412331269698.</w:t>
      </w:r>
    </w:p>
    <w:p w14:paraId="1735F188" w14:textId="11FA0D64"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Panboonyuen, T., et al. (2021). ‘Transformer-Based Decoder Designs for Semantic Segmentation on Remotely Sensed Images’, Remote sensing (Basel, Switzerland), 13 (24).  https://doi.org/10.3390/rs13245100.</w:t>
      </w:r>
    </w:p>
    <w:p w14:paraId="0B7FAC4D"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Pekel, J.-F., et al. (2016). ‘High-resolution mapping of global surface water and its long-term changes’, Nature (London), 540 (7633), pp. 418-422.  https://doi.org/10.1038/nature20584.</w:t>
      </w:r>
    </w:p>
    <w:p w14:paraId="3C01BACC" w14:textId="6F1A4BAC"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Procolombia (2023). </w:t>
      </w:r>
      <w:r w:rsidR="00BD2344" w:rsidRPr="009B5E54">
        <w:rPr>
          <w:rFonts w:ascii="Times New Roman" w:hAnsi="Times New Roman" w:cs="Times New Roman"/>
          <w:noProof/>
          <w:lang w:val="en-GB"/>
        </w:rPr>
        <w:t>‘</w:t>
      </w:r>
      <w:r w:rsidRPr="009B5E54">
        <w:rPr>
          <w:rFonts w:ascii="Times New Roman" w:hAnsi="Times New Roman" w:cs="Times New Roman"/>
          <w:noProof/>
          <w:lang w:val="en-GB"/>
        </w:rPr>
        <w:t>Amazonia Region</w:t>
      </w:r>
      <w:r w:rsidR="00BD2344" w:rsidRPr="009B5E54">
        <w:rPr>
          <w:rFonts w:ascii="Times New Roman" w:hAnsi="Times New Roman" w:cs="Times New Roman"/>
          <w:noProof/>
          <w:lang w:val="en-GB"/>
        </w:rPr>
        <w:t xml:space="preserve">: </w:t>
      </w:r>
      <w:r w:rsidRPr="009B5E54">
        <w:rPr>
          <w:rFonts w:ascii="Times New Roman" w:hAnsi="Times New Roman" w:cs="Times New Roman"/>
          <w:noProof/>
          <w:lang w:val="en-GB"/>
        </w:rPr>
        <w:t xml:space="preserve">Colombia's </w:t>
      </w:r>
      <w:r w:rsidR="00BD2344" w:rsidRPr="009B5E54">
        <w:rPr>
          <w:rFonts w:ascii="Times New Roman" w:hAnsi="Times New Roman" w:cs="Times New Roman"/>
          <w:noProof/>
          <w:lang w:val="en-GB"/>
        </w:rPr>
        <w:t>Green Lung’</w:t>
      </w:r>
      <w:r w:rsidRPr="009B5E54">
        <w:rPr>
          <w:rFonts w:ascii="Times New Roman" w:hAnsi="Times New Roman" w:cs="Times New Roman"/>
          <w:noProof/>
          <w:lang w:val="en-GB"/>
        </w:rPr>
        <w:t>. Available at: https://colombia.co/en/colombia-country/geography-and-environment/amazonia-region (Accessed).</w:t>
      </w:r>
    </w:p>
    <w:p w14:paraId="2968001F" w14:textId="77777777"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Rech, B. (2023). ‘Effects of atmospheric correction on NDVI retrieved from Sentinel-2 imagery over different land cover classes’, Anais do XX Simpósio Brasileiro de Sensoriamento Remoto.</w:t>
      </w:r>
    </w:p>
    <w:p w14:paraId="15D98134" w14:textId="3D1BB6C9"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Ronneberger, O., et al. (2015). 'U-Net: Convolutional Networks for Biomedical Image Segmentation',  Lecture Notes in Computer Science. Switzerland: Springer International Publishing AG.</w:t>
      </w:r>
    </w:p>
    <w:p w14:paraId="543E567F" w14:textId="69E236DA" w:rsidR="007218F2" w:rsidRPr="009B5E54"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SIAT (2023). La Amazonia </w:t>
      </w:r>
      <w:r w:rsidR="00BD2344" w:rsidRPr="009B5E54">
        <w:rPr>
          <w:rFonts w:ascii="Times New Roman" w:hAnsi="Times New Roman" w:cs="Times New Roman"/>
          <w:noProof/>
          <w:lang w:val="en-GB"/>
        </w:rPr>
        <w:t>C</w:t>
      </w:r>
      <w:r w:rsidRPr="009B5E54">
        <w:rPr>
          <w:rFonts w:ascii="Times New Roman" w:hAnsi="Times New Roman" w:cs="Times New Roman"/>
          <w:noProof/>
          <w:lang w:val="en-GB"/>
        </w:rPr>
        <w:t>olombiana: SIAT. Available at: https://siatac.co/la-amazonia-colombiana/ (Accessed: 7 July 2025 2025).</w:t>
      </w:r>
    </w:p>
    <w:p w14:paraId="251FA988" w14:textId="7A89479E" w:rsidR="00AA2526" w:rsidRPr="009B5E54" w:rsidRDefault="0080042C" w:rsidP="00C415EE">
      <w:pPr>
        <w:spacing w:line="240" w:lineRule="auto"/>
        <w:ind w:left="510" w:hanging="510"/>
        <w:jc w:val="both"/>
        <w:rPr>
          <w:rFonts w:ascii="Times New Roman" w:hAnsi="Times New Roman" w:cs="Times New Roman"/>
          <w:noProof/>
          <w:lang w:val="en-GB"/>
        </w:rPr>
      </w:pPr>
      <w:r w:rsidRPr="0080042C">
        <w:rPr>
          <w:rFonts w:ascii="Times New Roman" w:hAnsi="Times New Roman" w:cs="Times New Roman"/>
          <w:noProof/>
        </w:rPr>
        <w:t>Torres, Daliana Lobo, Javier Noa Turnes, Pedro Juan Soto Vega, Raul Queiroz Feitosa, Daniel E Silva, Jose Marcato Junior, and Claudio Almeida.</w:t>
      </w:r>
      <w:r w:rsidR="00A2554E">
        <w:rPr>
          <w:rFonts w:ascii="Times New Roman" w:hAnsi="Times New Roman" w:cs="Times New Roman"/>
          <w:noProof/>
        </w:rPr>
        <w:t xml:space="preserve"> </w:t>
      </w:r>
      <w:r w:rsidR="00AA2526" w:rsidRPr="009B5E54">
        <w:rPr>
          <w:rFonts w:ascii="Times New Roman" w:hAnsi="Times New Roman" w:cs="Times New Roman"/>
          <w:noProof/>
          <w:lang w:val="en-GB"/>
        </w:rPr>
        <w:t xml:space="preserve">(2021). </w:t>
      </w:r>
      <w:r w:rsidR="002F345F">
        <w:rPr>
          <w:rFonts w:ascii="Times New Roman" w:hAnsi="Times New Roman" w:cs="Times New Roman"/>
          <w:noProof/>
          <w:lang w:val="en-GB"/>
        </w:rPr>
        <w:t>‘</w:t>
      </w:r>
      <w:r w:rsidR="00AA2526" w:rsidRPr="009B5E54">
        <w:rPr>
          <w:rFonts w:ascii="Times New Roman" w:hAnsi="Times New Roman" w:cs="Times New Roman"/>
          <w:noProof/>
          <w:lang w:val="en-GB"/>
        </w:rPr>
        <w:t>Deforestation Detection with Fully Convolutional Networks in the Amazon Forest from Landsat-8 and Sentinel-2 Images.</w:t>
      </w:r>
      <w:r w:rsidR="002F345F">
        <w:rPr>
          <w:rFonts w:ascii="Times New Roman" w:hAnsi="Times New Roman" w:cs="Times New Roman"/>
          <w:noProof/>
          <w:lang w:val="en-GB"/>
        </w:rPr>
        <w:t>’</w:t>
      </w:r>
      <w:r w:rsidR="00AA2526" w:rsidRPr="009B5E54">
        <w:rPr>
          <w:rFonts w:ascii="Times New Roman" w:hAnsi="Times New Roman" w:cs="Times New Roman"/>
          <w:noProof/>
          <w:lang w:val="en-GB"/>
        </w:rPr>
        <w:t xml:space="preserve"> Remote sensing (Basel, Switzerland), 13(24), p.5084.</w:t>
      </w:r>
      <w:r w:rsidR="00283E16" w:rsidRPr="009B5E54">
        <w:rPr>
          <w:rFonts w:ascii="Times New Roman" w:hAnsi="Times New Roman" w:cs="Times New Roman"/>
          <w:noProof/>
          <w:lang w:val="en-GB"/>
        </w:rPr>
        <w:t xml:space="preserve"> https://doi.org/10.3390/rs13245084.</w:t>
      </w:r>
    </w:p>
    <w:p w14:paraId="76891F39" w14:textId="59A49E8F" w:rsidR="007218F2" w:rsidRPr="00335941" w:rsidRDefault="007218F2" w:rsidP="00C415EE">
      <w:pPr>
        <w:spacing w:line="240" w:lineRule="auto"/>
        <w:ind w:left="510" w:hanging="510"/>
        <w:jc w:val="both"/>
        <w:rPr>
          <w:rFonts w:ascii="Times New Roman" w:hAnsi="Times New Roman" w:cs="Times New Roman"/>
          <w:noProof/>
        </w:rPr>
      </w:pPr>
      <w:r w:rsidRPr="009B5E54">
        <w:rPr>
          <w:rFonts w:ascii="Times New Roman" w:hAnsi="Times New Roman" w:cs="Times New Roman"/>
          <w:noProof/>
          <w:lang w:val="en-GB"/>
        </w:rPr>
        <w:t>UNEP</w:t>
      </w:r>
      <w:r w:rsidR="007E2723" w:rsidRPr="009B5E54">
        <w:rPr>
          <w:rFonts w:ascii="Times New Roman" w:hAnsi="Times New Roman" w:cs="Times New Roman"/>
          <w:noProof/>
          <w:lang w:val="en-GB"/>
        </w:rPr>
        <w:t xml:space="preserve"> and FAO </w:t>
      </w:r>
      <w:r w:rsidRPr="009B5E54">
        <w:rPr>
          <w:rFonts w:ascii="Times New Roman" w:hAnsi="Times New Roman" w:cs="Times New Roman"/>
          <w:noProof/>
          <w:lang w:val="en-GB"/>
        </w:rPr>
        <w:t xml:space="preserve">(2020). </w:t>
      </w:r>
      <w:r w:rsidR="00BD2344" w:rsidRPr="009B5E54">
        <w:rPr>
          <w:rFonts w:ascii="Times New Roman" w:hAnsi="Times New Roman" w:cs="Times New Roman"/>
          <w:noProof/>
          <w:lang w:val="en-GB"/>
        </w:rPr>
        <w:t>‘</w:t>
      </w:r>
      <w:r w:rsidRPr="009B5E54">
        <w:rPr>
          <w:rFonts w:ascii="Times New Roman" w:hAnsi="Times New Roman" w:cs="Times New Roman"/>
          <w:noProof/>
          <w:lang w:val="en-GB"/>
        </w:rPr>
        <w:t>The State of the World's Forests 2020: Forests, Biodiversity and People</w:t>
      </w:r>
      <w:r w:rsidR="00C17F4A" w:rsidRPr="009B5E54">
        <w:rPr>
          <w:rFonts w:ascii="Times New Roman" w:hAnsi="Times New Roman" w:cs="Times New Roman"/>
          <w:noProof/>
          <w:lang w:val="en-GB"/>
        </w:rPr>
        <w:t>’</w:t>
      </w:r>
      <w:r w:rsidRPr="009B5E54">
        <w:rPr>
          <w:rFonts w:ascii="Times New Roman" w:hAnsi="Times New Roman" w:cs="Times New Roman"/>
          <w:noProof/>
          <w:lang w:val="en-GB"/>
        </w:rPr>
        <w:t xml:space="preserve">. Rome: Food and Agriculture Organization (FAO) and  United Nations Environment Programme (UNEP).  </w:t>
      </w:r>
      <w:r w:rsidRPr="00335941">
        <w:rPr>
          <w:rFonts w:ascii="Times New Roman" w:hAnsi="Times New Roman" w:cs="Times New Roman"/>
          <w:noProof/>
        </w:rPr>
        <w:t>https://doi.org/https://doi.org/10.4060/ca8642en.</w:t>
      </w:r>
    </w:p>
    <w:p w14:paraId="057FCCCA" w14:textId="7150E735" w:rsidR="007218F2" w:rsidRPr="009B5E54" w:rsidRDefault="007218F2" w:rsidP="00C415EE">
      <w:pPr>
        <w:spacing w:line="240" w:lineRule="auto"/>
        <w:ind w:left="510" w:hanging="510"/>
        <w:jc w:val="both"/>
        <w:rPr>
          <w:rFonts w:ascii="Times New Roman" w:hAnsi="Times New Roman" w:cs="Times New Roman"/>
          <w:noProof/>
          <w:lang w:val="en-GB"/>
        </w:rPr>
      </w:pPr>
      <w:r w:rsidRPr="00335941">
        <w:rPr>
          <w:rFonts w:ascii="Times New Roman" w:hAnsi="Times New Roman" w:cs="Times New Roman"/>
          <w:noProof/>
        </w:rPr>
        <w:t xml:space="preserve">UNODC (2021). </w:t>
      </w:r>
      <w:r w:rsidR="00D56BC3" w:rsidRPr="00335941">
        <w:rPr>
          <w:rFonts w:ascii="Times New Roman" w:hAnsi="Times New Roman" w:cs="Times New Roman"/>
          <w:noProof/>
        </w:rPr>
        <w:t>‘</w:t>
      </w:r>
      <w:r w:rsidRPr="00335941">
        <w:rPr>
          <w:rFonts w:ascii="Times New Roman" w:hAnsi="Times New Roman" w:cs="Times New Roman"/>
          <w:noProof/>
        </w:rPr>
        <w:t>Colombia: Monitoreo de territorios afectados por cultivos ilícitos 2020.</w:t>
      </w:r>
      <w:r w:rsidR="00D56BC3" w:rsidRPr="00335941">
        <w:rPr>
          <w:rFonts w:ascii="Times New Roman" w:hAnsi="Times New Roman" w:cs="Times New Roman"/>
          <w:noProof/>
        </w:rPr>
        <w:t>’</w:t>
      </w:r>
      <w:r w:rsidRPr="00335941">
        <w:rPr>
          <w:rFonts w:ascii="Times New Roman" w:hAnsi="Times New Roman" w:cs="Times New Roman"/>
          <w:noProof/>
        </w:rPr>
        <w:t xml:space="preserve"> </w:t>
      </w:r>
      <w:r w:rsidRPr="009B5E54">
        <w:rPr>
          <w:rFonts w:ascii="Times New Roman" w:hAnsi="Times New Roman" w:cs="Times New Roman"/>
          <w:noProof/>
          <w:lang w:val="en-GB"/>
        </w:rPr>
        <w:t>Vienna, Austria.: United Nations Office on Drugs and Crime.</w:t>
      </w:r>
    </w:p>
    <w:p w14:paraId="12E01742" w14:textId="32512A4E" w:rsidR="007218F2" w:rsidRPr="00B279F0" w:rsidRDefault="007218F2" w:rsidP="00C415EE">
      <w:pPr>
        <w:spacing w:line="240" w:lineRule="auto"/>
        <w:ind w:left="510" w:hanging="510"/>
        <w:jc w:val="both"/>
        <w:rPr>
          <w:rFonts w:ascii="Times New Roman" w:hAnsi="Times New Roman" w:cs="Times New Roman"/>
          <w:noProof/>
          <w:lang w:val="en-GB"/>
        </w:rPr>
      </w:pPr>
      <w:r w:rsidRPr="009B5E54">
        <w:rPr>
          <w:rFonts w:ascii="Times New Roman" w:hAnsi="Times New Roman" w:cs="Times New Roman"/>
          <w:noProof/>
          <w:lang w:val="en-GB"/>
        </w:rPr>
        <w:t xml:space="preserve">Wang, Z., et al. (2022). ‘Semantic segmentation of high-resolution remote sensing images based on a class feature attention mechanism fused with Deeplabv3’, Computers &amp; </w:t>
      </w:r>
      <w:r w:rsidR="00192B56" w:rsidRPr="009B5E54">
        <w:rPr>
          <w:rFonts w:ascii="Times New Roman" w:hAnsi="Times New Roman" w:cs="Times New Roman"/>
          <w:noProof/>
          <w:lang w:val="en-GB"/>
        </w:rPr>
        <w:t>G</w:t>
      </w:r>
      <w:r w:rsidRPr="009B5E54">
        <w:rPr>
          <w:rFonts w:ascii="Times New Roman" w:hAnsi="Times New Roman" w:cs="Times New Roman"/>
          <w:noProof/>
          <w:lang w:val="en-GB"/>
        </w:rPr>
        <w:t xml:space="preserve">eosciences, 158.  </w:t>
      </w:r>
      <w:r w:rsidRPr="00B279F0">
        <w:rPr>
          <w:rFonts w:ascii="Times New Roman" w:hAnsi="Times New Roman" w:cs="Times New Roman"/>
          <w:noProof/>
          <w:lang w:val="en-GB"/>
        </w:rPr>
        <w:t>https://doi.org/10.1016/j.cageo.2021.104969.</w:t>
      </w:r>
    </w:p>
    <w:p w14:paraId="39E90975" w14:textId="281CACD4" w:rsidR="007218F2" w:rsidRPr="00B279F0" w:rsidRDefault="001C2505" w:rsidP="00C415EE">
      <w:pPr>
        <w:spacing w:line="240" w:lineRule="auto"/>
        <w:ind w:left="510" w:hanging="510"/>
        <w:jc w:val="both"/>
        <w:rPr>
          <w:rFonts w:ascii="Times New Roman" w:hAnsi="Times New Roman" w:cs="Times New Roman"/>
          <w:noProof/>
          <w:lang w:val="en-GB"/>
        </w:rPr>
      </w:pPr>
      <w:r w:rsidRPr="001C2505">
        <w:rPr>
          <w:rFonts w:ascii="Times New Roman" w:hAnsi="Times New Roman" w:cs="Times New Roman"/>
          <w:noProof/>
          <w:lang w:val="en-GB"/>
        </w:rPr>
        <w:t>Wulder, Michael A, Joanne C White, Thomas R Loveland, Curtis E Woodcock, Alan S Belward, Warren B Cohen, Eugene A Fosnight, Jerad Shaw, Jeffrey G Masek, and David P Roy</w:t>
      </w:r>
      <w:r w:rsidR="007218F2" w:rsidRPr="001C2505">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(2016). ‘The global </w:t>
      </w:r>
      <w:r w:rsidR="007218F2" w:rsidRPr="009B5E54">
        <w:rPr>
          <w:rFonts w:ascii="Times New Roman" w:hAnsi="Times New Roman" w:cs="Times New Roman"/>
          <w:noProof/>
          <w:lang w:val="en-GB"/>
        </w:rPr>
        <w:lastRenderedPageBreak/>
        <w:t xml:space="preserve">Landsat archive: Status, consolidation, and direction’, Remote sensing of </w:t>
      </w:r>
      <w:r w:rsidR="00192B56" w:rsidRPr="009B5E54">
        <w:rPr>
          <w:rFonts w:ascii="Times New Roman" w:hAnsi="Times New Roman" w:cs="Times New Roman"/>
          <w:noProof/>
          <w:lang w:val="en-GB"/>
        </w:rPr>
        <w:t>E</w:t>
      </w:r>
      <w:r w:rsidR="007218F2" w:rsidRPr="009B5E54">
        <w:rPr>
          <w:rFonts w:ascii="Times New Roman" w:hAnsi="Times New Roman" w:cs="Times New Roman"/>
          <w:noProof/>
          <w:lang w:val="en-GB"/>
        </w:rPr>
        <w:t xml:space="preserve">nvironment, 185  pp. 271-283.  </w:t>
      </w:r>
      <w:r w:rsidR="007218F2" w:rsidRPr="00B279F0">
        <w:rPr>
          <w:rFonts w:ascii="Times New Roman" w:hAnsi="Times New Roman" w:cs="Times New Roman"/>
          <w:noProof/>
          <w:lang w:val="en-GB"/>
        </w:rPr>
        <w:t>https://doi.org/10.1016/j.rse.2015.11.032.</w:t>
      </w:r>
    </w:p>
    <w:p w14:paraId="3C1C961C" w14:textId="062C080B" w:rsidR="007218F2" w:rsidRPr="009B5E54" w:rsidRDefault="0001318B" w:rsidP="00C415EE">
      <w:pPr>
        <w:spacing w:line="240" w:lineRule="auto"/>
        <w:ind w:left="510" w:hanging="510"/>
        <w:jc w:val="both"/>
        <w:rPr>
          <w:rFonts w:ascii="Times New Roman" w:hAnsi="Times New Roman" w:cs="Times New Roman"/>
          <w:noProof/>
          <w:lang w:val="en-GB"/>
        </w:rPr>
      </w:pPr>
      <w:r w:rsidRPr="00B279F0">
        <w:rPr>
          <w:rFonts w:ascii="Times New Roman" w:hAnsi="Times New Roman" w:cs="Times New Roman"/>
          <w:noProof/>
          <w:lang w:val="en-GB"/>
        </w:rPr>
        <w:t>Zhu, Xiao Xiang, Devis Tuia, Lichao Mou, Gui-Song Xia, Liangpei Zhang, Feng Xu, and Friedrich Fraundorfer</w:t>
      </w:r>
      <w:r w:rsidR="007218F2" w:rsidRPr="00B279F0">
        <w:rPr>
          <w:rFonts w:ascii="Times New Roman" w:hAnsi="Times New Roman" w:cs="Times New Roman"/>
          <w:noProof/>
          <w:lang w:val="en-GB"/>
        </w:rPr>
        <w:t xml:space="preserve">. </w:t>
      </w:r>
      <w:r w:rsidR="007218F2" w:rsidRPr="009B5E54">
        <w:rPr>
          <w:rFonts w:ascii="Times New Roman" w:hAnsi="Times New Roman" w:cs="Times New Roman"/>
          <w:noProof/>
          <w:lang w:val="en-GB"/>
        </w:rPr>
        <w:t xml:space="preserve">(2017). ‘Deep Learning in Remote Sensing: A Comprehensive Review and List of Resources’, IEEE </w:t>
      </w:r>
      <w:r w:rsidR="00192B56" w:rsidRPr="009B5E54">
        <w:rPr>
          <w:rFonts w:ascii="Times New Roman" w:hAnsi="Times New Roman" w:cs="Times New Roman"/>
          <w:noProof/>
          <w:lang w:val="en-GB"/>
        </w:rPr>
        <w:t>G</w:t>
      </w:r>
      <w:r w:rsidR="007218F2" w:rsidRPr="009B5E54">
        <w:rPr>
          <w:rFonts w:ascii="Times New Roman" w:hAnsi="Times New Roman" w:cs="Times New Roman"/>
          <w:noProof/>
          <w:lang w:val="en-GB"/>
        </w:rPr>
        <w:t xml:space="preserve">eoscience and </w:t>
      </w:r>
      <w:r w:rsidR="00192B56" w:rsidRPr="009B5E54">
        <w:rPr>
          <w:rFonts w:ascii="Times New Roman" w:hAnsi="Times New Roman" w:cs="Times New Roman"/>
          <w:noProof/>
          <w:lang w:val="en-GB"/>
        </w:rPr>
        <w:t>R</w:t>
      </w:r>
      <w:r w:rsidR="007218F2" w:rsidRPr="009B5E54">
        <w:rPr>
          <w:rFonts w:ascii="Times New Roman" w:hAnsi="Times New Roman" w:cs="Times New Roman"/>
          <w:noProof/>
          <w:lang w:val="en-GB"/>
        </w:rPr>
        <w:t xml:space="preserve">emote </w:t>
      </w:r>
      <w:r w:rsidR="00192B56" w:rsidRPr="009B5E54">
        <w:rPr>
          <w:rFonts w:ascii="Times New Roman" w:hAnsi="Times New Roman" w:cs="Times New Roman"/>
          <w:noProof/>
          <w:lang w:val="en-GB"/>
        </w:rPr>
        <w:t>S</w:t>
      </w:r>
      <w:r w:rsidR="007218F2" w:rsidRPr="009B5E54">
        <w:rPr>
          <w:rFonts w:ascii="Times New Roman" w:hAnsi="Times New Roman" w:cs="Times New Roman"/>
          <w:noProof/>
          <w:lang w:val="en-GB"/>
        </w:rPr>
        <w:t xml:space="preserve">ensing </w:t>
      </w:r>
      <w:r w:rsidR="00192B56" w:rsidRPr="009B5E54">
        <w:rPr>
          <w:rFonts w:ascii="Times New Roman" w:hAnsi="Times New Roman" w:cs="Times New Roman"/>
          <w:noProof/>
          <w:lang w:val="en-GB"/>
        </w:rPr>
        <w:t>M</w:t>
      </w:r>
      <w:r w:rsidR="007218F2" w:rsidRPr="009B5E54">
        <w:rPr>
          <w:rFonts w:ascii="Times New Roman" w:hAnsi="Times New Roman" w:cs="Times New Roman"/>
          <w:noProof/>
          <w:lang w:val="en-GB"/>
        </w:rPr>
        <w:t>agazine, 5 (4).  https://doi.org/10.1109/MGRS.2017.2762307.</w:t>
      </w:r>
    </w:p>
    <w:p w14:paraId="030EACFB" w14:textId="2FB78A63" w:rsidR="00D943CA" w:rsidRPr="009B5E54" w:rsidRDefault="00D943CA" w:rsidP="00C415EE">
      <w:pPr>
        <w:spacing w:line="240" w:lineRule="auto"/>
        <w:jc w:val="both"/>
        <w:rPr>
          <w:rFonts w:ascii="Times New Roman" w:hAnsi="Times New Roman" w:cs="Times New Roman"/>
          <w:noProof/>
          <w:lang w:val="en-GB"/>
        </w:rPr>
      </w:pPr>
    </w:p>
    <w:sectPr w:rsidR="00D943CA" w:rsidRPr="009B5E54" w:rsidSect="00615380">
      <w:footerReference w:type="default" r:id="rId20"/>
      <w:pgSz w:w="11906" w:h="16838" w:code="9"/>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David Schultz" w:date="2025-08-19T11:14:00Z" w:initials="DS">
    <w:p w14:paraId="0C832DA0" w14:textId="77777777" w:rsidR="00B04EE2" w:rsidRDefault="00B04EE2" w:rsidP="00B04EE2">
      <w:pPr>
        <w:pStyle w:val="CommentText"/>
      </w:pPr>
      <w:r>
        <w:rPr>
          <w:rStyle w:val="CommentReference"/>
        </w:rPr>
        <w:annotationRef/>
      </w:r>
      <w:r>
        <w:t>Tropical forests are almost by definition biodiverse, so this phrase “particularly….” Is not needed.</w:t>
      </w:r>
    </w:p>
  </w:comment>
  <w:comment w:id="3" w:author="David Schultz" w:date="2025-08-19T13:06:00Z" w:initials="DS">
    <w:p w14:paraId="76EFC390" w14:textId="6C673749" w:rsidR="0024737B" w:rsidRDefault="0024737B">
      <w:pPr>
        <w:pStyle w:val="CommentText"/>
      </w:pPr>
      <w:r>
        <w:rPr>
          <w:rStyle w:val="CommentReference"/>
        </w:rPr>
        <w:annotationRef/>
      </w:r>
      <w:r>
        <w:t>Not Roman numerals.  Use 1, 2, 3…</w:t>
      </w:r>
    </w:p>
  </w:comment>
  <w:comment w:id="4" w:author="David Schultz" w:date="2025-08-19T11:44:00Z" w:initials="DS">
    <w:p w14:paraId="7F313782" w14:textId="0A7D89AF" w:rsidR="007169D9" w:rsidRDefault="007169D9">
      <w:pPr>
        <w:pStyle w:val="CommentText"/>
      </w:pPr>
      <w:r>
        <w:rPr>
          <w:rStyle w:val="CommentReference"/>
        </w:rPr>
        <w:annotationRef/>
      </w:r>
      <w:r>
        <w:t>Use SI units rather than writing out units.</w:t>
      </w:r>
    </w:p>
  </w:comment>
  <w:comment w:id="8" w:author="David Schultz" w:date="2025-08-19T10:43:00Z" w:initials="DS">
    <w:p w14:paraId="22E7DCFD" w14:textId="606784A3" w:rsidR="000A25D9" w:rsidRDefault="000A25D9">
      <w:pPr>
        <w:pStyle w:val="CommentText"/>
      </w:pPr>
      <w:r>
        <w:rPr>
          <w:rStyle w:val="CommentReference"/>
        </w:rPr>
        <w:annotationRef/>
      </w:r>
      <w:r>
        <w:t xml:space="preserve">Needed to be moved </w:t>
      </w:r>
      <w:r w:rsidR="000D62C6">
        <w:t xml:space="preserve">to the left </w:t>
      </w:r>
      <w:r>
        <w:t>to be consistent with rest of the manuscript.</w:t>
      </w:r>
    </w:p>
  </w:comment>
  <w:comment w:id="10" w:author="David Schultz" w:date="2025-08-19T12:57:00Z" w:initials="DS">
    <w:p w14:paraId="7C0DB2BF" w14:textId="61A506B2" w:rsidR="000D62C6" w:rsidRDefault="000D62C6">
      <w:pPr>
        <w:pStyle w:val="CommentText"/>
      </w:pPr>
      <w:r>
        <w:rPr>
          <w:rStyle w:val="CommentReference"/>
        </w:rPr>
        <w:annotationRef/>
      </w:r>
      <w:r>
        <w:t>I don’t have enough information to understand why you say it is diverse.  Can you evidence that statement?</w:t>
      </w:r>
    </w:p>
  </w:comment>
  <w:comment w:id="12" w:author="David Schultz" w:date="2025-08-19T10:44:00Z" w:initials="DS">
    <w:p w14:paraId="49AA1CA1" w14:textId="7FE9BC73" w:rsidR="00FB2131" w:rsidRDefault="00FB2131">
      <w:pPr>
        <w:pStyle w:val="CommentText"/>
      </w:pPr>
      <w:r>
        <w:rPr>
          <w:rStyle w:val="CommentReference"/>
        </w:rPr>
        <w:annotationRef/>
      </w:r>
      <w:r>
        <w:t>Do not indent figures, and use the full width to make them as large as possible for the reader.</w:t>
      </w:r>
      <w:r w:rsidR="007C6751">
        <w:t xml:space="preserve">  If you don’t use all the colors, then can you change the legend to only include those in your domain?</w:t>
      </w:r>
    </w:p>
  </w:comment>
  <w:comment w:id="16" w:author="David Schultz" w:date="2025-08-19T13:01:00Z" w:initials="DS">
    <w:p w14:paraId="17C0CE3D" w14:textId="79350707" w:rsidR="0024737B" w:rsidRPr="00585FEE" w:rsidRDefault="0024737B">
      <w:pPr>
        <w:pStyle w:val="CommentText"/>
        <w:rPr>
          <w:lang w:val="en-GB"/>
        </w:rPr>
      </w:pPr>
      <w:r>
        <w:rPr>
          <w:rStyle w:val="CommentReference"/>
        </w:rPr>
        <w:annotationRef/>
      </w:r>
      <w:r>
        <w:t>I will stop making this comment.  Fix throughout.</w:t>
      </w:r>
    </w:p>
  </w:comment>
  <w:comment w:id="20" w:author="David Schultz" w:date="2025-08-19T13:03:00Z" w:initials="DS">
    <w:p w14:paraId="3B640555" w14:textId="1B4AA10F" w:rsidR="0024737B" w:rsidRDefault="0024737B">
      <w:pPr>
        <w:pStyle w:val="CommentText"/>
      </w:pPr>
      <w:r>
        <w:rPr>
          <w:rStyle w:val="CommentReference"/>
        </w:rPr>
        <w:annotationRef/>
      </w:r>
      <w:r>
        <w:t>I think this description is otherwise fine, once you say why you chose these two methods.</w:t>
      </w:r>
    </w:p>
  </w:comment>
  <w:comment w:id="22" w:author="David Schultz" w:date="2025-08-19T13:05:00Z" w:initials="DS">
    <w:p w14:paraId="483A0CE0" w14:textId="57E54FF2" w:rsidR="0024737B" w:rsidRDefault="0024737B">
      <w:pPr>
        <w:pStyle w:val="CommentText"/>
      </w:pPr>
      <w:r>
        <w:rPr>
          <w:rStyle w:val="CommentReference"/>
        </w:rPr>
        <w:annotationRef/>
      </w:r>
      <w:r>
        <w:t>This should be read as words, so put spaces on either side of the “x” (read as “by”).</w:t>
      </w:r>
    </w:p>
  </w:comment>
  <w:comment w:id="27" w:author="David Schultz" w:date="2025-08-19T13:07:00Z" w:initials="DS">
    <w:p w14:paraId="48672CE3" w14:textId="7482EABF" w:rsidR="00471420" w:rsidRDefault="00471420">
      <w:pPr>
        <w:pStyle w:val="CommentText"/>
      </w:pPr>
      <w:r>
        <w:rPr>
          <w:rStyle w:val="CommentReference"/>
        </w:rPr>
        <w:annotationRef/>
      </w:r>
      <w:r>
        <w:t>Too small to read.  Make bigger.  Label panels (a), (b), (c), and (d), as per convention.</w:t>
      </w:r>
    </w:p>
  </w:comment>
  <w:comment w:id="32" w:author="David Schultz" w:date="2025-08-19T13:33:00Z" w:initials="DS">
    <w:p w14:paraId="2E934DDA" w14:textId="77777777" w:rsidR="00611A0A" w:rsidRDefault="00611A0A">
      <w:pPr>
        <w:pStyle w:val="CommentText"/>
      </w:pPr>
      <w:r>
        <w:rPr>
          <w:rStyle w:val="CommentReference"/>
        </w:rPr>
        <w:annotationRef/>
      </w:r>
      <w:r>
        <w:t>Too small to read.</w:t>
      </w:r>
    </w:p>
    <w:p w14:paraId="633F6494" w14:textId="77777777" w:rsidR="00611A0A" w:rsidRDefault="00611A0A">
      <w:pPr>
        <w:pStyle w:val="CommentText"/>
      </w:pPr>
    </w:p>
    <w:p w14:paraId="0C2727FE" w14:textId="7F6D4052" w:rsidR="00611A0A" w:rsidRDefault="00611A0A">
      <w:pPr>
        <w:pStyle w:val="CommentText"/>
      </w:pPr>
      <w:r>
        <w:t>Also, do these numbers need all those significant digits?  Too hard to read without commas.</w:t>
      </w:r>
    </w:p>
  </w:comment>
  <w:comment w:id="34" w:author="David Schultz" w:date="2025-08-19T13:34:00Z" w:initials="DS">
    <w:p w14:paraId="5981464D" w14:textId="2B5E3473" w:rsidR="00611A0A" w:rsidRDefault="00611A0A">
      <w:pPr>
        <w:pStyle w:val="CommentText"/>
      </w:pPr>
      <w:r>
        <w:rPr>
          <w:rStyle w:val="CommentReference"/>
        </w:rPr>
        <w:annotationRef/>
      </w:r>
      <w:r>
        <w:t>Please use correct figure citation format.</w:t>
      </w:r>
    </w:p>
  </w:comment>
  <w:comment w:id="49" w:author="David Schultz" w:date="2025-08-19T13:42:00Z" w:initials="DS">
    <w:p w14:paraId="6B7B6665" w14:textId="34A67B1B" w:rsidR="00611A0A" w:rsidRDefault="00611A0A">
      <w:pPr>
        <w:pStyle w:val="CommentText"/>
      </w:pPr>
      <w:r>
        <w:rPr>
          <w:rStyle w:val="CommentReference"/>
        </w:rPr>
        <w:annotationRef/>
      </w:r>
      <w:r>
        <w:t>Capitalize journal names</w:t>
      </w:r>
      <w:r w:rsidR="003253DA">
        <w:t xml:space="preserve"> and book</w:t>
      </w:r>
      <w:r w:rsidR="00B17A72">
        <w:t xml:space="preserve"> titles</w:t>
      </w:r>
      <w:r>
        <w:t>.</w:t>
      </w:r>
    </w:p>
    <w:p w14:paraId="3999F148" w14:textId="77777777" w:rsidR="00611A0A" w:rsidRDefault="00611A0A">
      <w:pPr>
        <w:pStyle w:val="CommentText"/>
      </w:pPr>
    </w:p>
    <w:p w14:paraId="41D40AE1" w14:textId="0AB2EF07" w:rsidR="00136AF7" w:rsidRDefault="00136AF7">
      <w:pPr>
        <w:pStyle w:val="CommentText"/>
      </w:pPr>
      <w:r>
        <w:t>Do not use ALL CAPS for article titles.</w:t>
      </w:r>
    </w:p>
    <w:p w14:paraId="51C05BAC" w14:textId="77777777" w:rsidR="00136AF7" w:rsidRDefault="00136AF7">
      <w:pPr>
        <w:pStyle w:val="CommentText"/>
      </w:pPr>
    </w:p>
    <w:p w14:paraId="13D46E97" w14:textId="77777777" w:rsidR="00611A0A" w:rsidRDefault="00611A0A">
      <w:pPr>
        <w:pStyle w:val="CommentText"/>
      </w:pPr>
      <w:r>
        <w:t>No need for “pp.”</w:t>
      </w:r>
    </w:p>
    <w:p w14:paraId="3194EBF4" w14:textId="77777777" w:rsidR="00611A0A" w:rsidRDefault="00611A0A">
      <w:pPr>
        <w:pStyle w:val="CommentText"/>
      </w:pPr>
    </w:p>
    <w:p w14:paraId="36BB9DFB" w14:textId="77777777" w:rsidR="00611A0A" w:rsidRDefault="00611A0A">
      <w:pPr>
        <w:pStyle w:val="CommentText"/>
      </w:pPr>
      <w:r>
        <w:t>No “et al.” In reference list.  Use full list of autor names.</w:t>
      </w:r>
    </w:p>
    <w:p w14:paraId="6CF6A025" w14:textId="77777777" w:rsidR="00611A0A" w:rsidRDefault="00611A0A">
      <w:pPr>
        <w:pStyle w:val="CommentText"/>
      </w:pPr>
    </w:p>
    <w:p w14:paraId="1DF09028" w14:textId="77777777" w:rsidR="00611A0A" w:rsidRDefault="00A4785A">
      <w:pPr>
        <w:pStyle w:val="CommentText"/>
      </w:pPr>
      <w:r>
        <w:t>James (2025) is incomplete and missing a DOI.</w:t>
      </w:r>
    </w:p>
    <w:p w14:paraId="17328B9C" w14:textId="77777777" w:rsidR="00A4785A" w:rsidRDefault="00A4785A">
      <w:pPr>
        <w:pStyle w:val="CommentText"/>
      </w:pPr>
    </w:p>
    <w:p w14:paraId="442E141E" w14:textId="77777777" w:rsidR="00A4785A" w:rsidRDefault="00A4785A">
      <w:pPr>
        <w:pStyle w:val="CommentText"/>
      </w:pPr>
      <w:r>
        <w:t>What is Molina (2024)?  The reference is incomplete.</w:t>
      </w:r>
    </w:p>
    <w:p w14:paraId="2D6406CC" w14:textId="77777777" w:rsidR="00A4785A" w:rsidRDefault="00A4785A">
      <w:pPr>
        <w:pStyle w:val="CommentText"/>
      </w:pPr>
    </w:p>
    <w:p w14:paraId="49999D3D" w14:textId="77777777" w:rsidR="00A4785A" w:rsidRDefault="00A4785A">
      <w:pPr>
        <w:pStyle w:val="CommentText"/>
      </w:pPr>
      <w:r>
        <w:t>Oktay et al. is incomplete.</w:t>
      </w:r>
    </w:p>
    <w:p w14:paraId="19FE996E" w14:textId="77777777" w:rsidR="00A4785A" w:rsidRDefault="00A4785A">
      <w:pPr>
        <w:pStyle w:val="CommentText"/>
      </w:pPr>
    </w:p>
    <w:p w14:paraId="1C87D205" w14:textId="2432C444" w:rsidR="00A4785A" w:rsidRDefault="00A4785A">
      <w:pPr>
        <w:pStyle w:val="CommentText"/>
      </w:pPr>
      <w:r>
        <w:t>Otherwise, ensure the reference list is complete and consistent.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832DA0" w15:done="1"/>
  <w15:commentEx w15:paraId="76EFC390" w15:done="1"/>
  <w15:commentEx w15:paraId="7F313782" w15:done="1"/>
  <w15:commentEx w15:paraId="22E7DCFD" w15:done="1"/>
  <w15:commentEx w15:paraId="7C0DB2BF" w15:done="1"/>
  <w15:commentEx w15:paraId="49AA1CA1" w15:done="1"/>
  <w15:commentEx w15:paraId="17C0CE3D" w15:done="1"/>
  <w15:commentEx w15:paraId="3B640555" w15:done="1"/>
  <w15:commentEx w15:paraId="483A0CE0" w15:done="1"/>
  <w15:commentEx w15:paraId="48672CE3" w15:done="1"/>
  <w15:commentEx w15:paraId="0C2727FE" w15:done="1"/>
  <w15:commentEx w15:paraId="5981464D" w15:done="1"/>
  <w15:commentEx w15:paraId="1C87D20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CACC93" w16cex:dateUtc="2025-08-19T10:14:00Z"/>
  <w16cex:commentExtensible w16cex:durableId="0B3D814C" w16cex:dateUtc="2025-08-19T12:06:00Z"/>
  <w16cex:commentExtensible w16cex:durableId="300F05F0" w16cex:dateUtc="2025-08-19T10:44:00Z"/>
  <w16cex:commentExtensible w16cex:durableId="7C39F964" w16cex:dateUtc="2025-08-19T09:43:00Z"/>
  <w16cex:commentExtensible w16cex:durableId="45841B2D" w16cex:dateUtc="2025-08-19T11:57:00Z"/>
  <w16cex:commentExtensible w16cex:durableId="0E2AAA96" w16cex:dateUtc="2025-08-19T09:44:00Z"/>
  <w16cex:commentExtensible w16cex:durableId="346A05AA" w16cex:dateUtc="2025-08-19T12:01:00Z"/>
  <w16cex:commentExtensible w16cex:durableId="2A44D9C8" w16cex:dateUtc="2025-08-19T12:03:00Z"/>
  <w16cex:commentExtensible w16cex:durableId="614A4293" w16cex:dateUtc="2025-08-19T12:05:00Z"/>
  <w16cex:commentExtensible w16cex:durableId="734D871A" w16cex:dateUtc="2025-08-19T12:07:00Z"/>
  <w16cex:commentExtensible w16cex:durableId="7C2CFFB1" w16cex:dateUtc="2025-08-19T12:33:00Z"/>
  <w16cex:commentExtensible w16cex:durableId="750CB909" w16cex:dateUtc="2025-08-19T12:34:00Z"/>
  <w16cex:commentExtensible w16cex:durableId="38995B50" w16cex:dateUtc="2025-08-19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832DA0" w16cid:durableId="78CACC93"/>
  <w16cid:commentId w16cid:paraId="76EFC390" w16cid:durableId="0B3D814C"/>
  <w16cid:commentId w16cid:paraId="7F313782" w16cid:durableId="300F05F0"/>
  <w16cid:commentId w16cid:paraId="22E7DCFD" w16cid:durableId="7C39F964"/>
  <w16cid:commentId w16cid:paraId="7C0DB2BF" w16cid:durableId="45841B2D"/>
  <w16cid:commentId w16cid:paraId="49AA1CA1" w16cid:durableId="0E2AAA96"/>
  <w16cid:commentId w16cid:paraId="17C0CE3D" w16cid:durableId="346A05AA"/>
  <w16cid:commentId w16cid:paraId="3B640555" w16cid:durableId="2A44D9C8"/>
  <w16cid:commentId w16cid:paraId="483A0CE0" w16cid:durableId="614A4293"/>
  <w16cid:commentId w16cid:paraId="48672CE3" w16cid:durableId="734D871A"/>
  <w16cid:commentId w16cid:paraId="0C2727FE" w16cid:durableId="7C2CFFB1"/>
  <w16cid:commentId w16cid:paraId="5981464D" w16cid:durableId="750CB909"/>
  <w16cid:commentId w16cid:paraId="1C87D205" w16cid:durableId="38995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ED939" w14:textId="77777777" w:rsidR="004C5369" w:rsidRDefault="004C5369" w:rsidP="008536CB">
      <w:pPr>
        <w:spacing w:after="0" w:line="240" w:lineRule="auto"/>
      </w:pPr>
      <w:r>
        <w:separator/>
      </w:r>
    </w:p>
  </w:endnote>
  <w:endnote w:type="continuationSeparator" w:id="0">
    <w:p w14:paraId="4470A0A0" w14:textId="77777777" w:rsidR="004C5369" w:rsidRDefault="004C5369" w:rsidP="00853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0402315"/>
      <w:docPartObj>
        <w:docPartGallery w:val="Page Numbers (Bottom of Page)"/>
        <w:docPartUnique/>
      </w:docPartObj>
    </w:sdtPr>
    <w:sdtEndPr>
      <w:rPr>
        <w:noProof/>
      </w:rPr>
    </w:sdtEndPr>
    <w:sdtContent>
      <w:p w14:paraId="5F787880" w14:textId="4964EF20" w:rsidR="00E45F76" w:rsidRDefault="00E45F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DFC5FD" w14:textId="77777777" w:rsidR="008536CB" w:rsidRDefault="00853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C2819" w14:textId="77777777" w:rsidR="004C5369" w:rsidRDefault="004C5369" w:rsidP="008536CB">
      <w:pPr>
        <w:spacing w:after="0" w:line="240" w:lineRule="auto"/>
      </w:pPr>
      <w:r>
        <w:separator/>
      </w:r>
    </w:p>
  </w:footnote>
  <w:footnote w:type="continuationSeparator" w:id="0">
    <w:p w14:paraId="73B9A6E2" w14:textId="77777777" w:rsidR="004C5369" w:rsidRDefault="004C5369" w:rsidP="00853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2CD4ADE"/>
    <w:multiLevelType w:val="hybridMultilevel"/>
    <w:tmpl w:val="B13276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5B51BD5"/>
    <w:multiLevelType w:val="hybridMultilevel"/>
    <w:tmpl w:val="136ECFBC"/>
    <w:lvl w:ilvl="0" w:tplc="8B00F6F0">
      <w:start w:val="6"/>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423C68"/>
    <w:multiLevelType w:val="hybridMultilevel"/>
    <w:tmpl w:val="DD18A6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F93507"/>
    <w:multiLevelType w:val="hybridMultilevel"/>
    <w:tmpl w:val="A7F4C09E"/>
    <w:lvl w:ilvl="0" w:tplc="7CB4810E">
      <w:start w:val="1"/>
      <w:numFmt w:val="decimal"/>
      <w:lvlText w:val="%1."/>
      <w:lvlJc w:val="left"/>
      <w:pPr>
        <w:ind w:left="720" w:hanging="360"/>
      </w:pPr>
      <w:rPr>
        <w:rFonts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AB77BA"/>
    <w:multiLevelType w:val="hybridMultilevel"/>
    <w:tmpl w:val="1F7AF2D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821CF2"/>
    <w:multiLevelType w:val="hybridMultilevel"/>
    <w:tmpl w:val="3A321A3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B212F96"/>
    <w:multiLevelType w:val="hybridMultilevel"/>
    <w:tmpl w:val="176E48C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4D7899"/>
    <w:multiLevelType w:val="multilevel"/>
    <w:tmpl w:val="D7043BC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1F63615"/>
    <w:multiLevelType w:val="hybridMultilevel"/>
    <w:tmpl w:val="A23A166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C453601"/>
    <w:multiLevelType w:val="hybridMultilevel"/>
    <w:tmpl w:val="C75CBC6A"/>
    <w:lvl w:ilvl="0" w:tplc="7CB4810E">
      <w:start w:val="1"/>
      <w:numFmt w:val="decimal"/>
      <w:lvlText w:val="%1."/>
      <w:lvlJc w:val="left"/>
      <w:pPr>
        <w:ind w:left="720" w:hanging="360"/>
      </w:pPr>
      <w:rPr>
        <w:rFonts w:hint="default"/>
        <w:b/>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7DAE6168"/>
    <w:multiLevelType w:val="hybridMultilevel"/>
    <w:tmpl w:val="5832CE5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8"/>
  </w:num>
  <w:num w:numId="2" w16cid:durableId="251935406">
    <w:abstractNumId w:val="25"/>
  </w:num>
  <w:num w:numId="3" w16cid:durableId="1831367164">
    <w:abstractNumId w:val="1"/>
  </w:num>
  <w:num w:numId="4" w16cid:durableId="1525748619">
    <w:abstractNumId w:val="9"/>
  </w:num>
  <w:num w:numId="5" w16cid:durableId="1751270928">
    <w:abstractNumId w:val="10"/>
  </w:num>
  <w:num w:numId="6" w16cid:durableId="1396976441">
    <w:abstractNumId w:val="2"/>
  </w:num>
  <w:num w:numId="7" w16cid:durableId="1391809125">
    <w:abstractNumId w:val="15"/>
  </w:num>
  <w:num w:numId="8" w16cid:durableId="1192232666">
    <w:abstractNumId w:val="26"/>
  </w:num>
  <w:num w:numId="9" w16cid:durableId="1978025041">
    <w:abstractNumId w:val="6"/>
  </w:num>
  <w:num w:numId="10" w16cid:durableId="576986612">
    <w:abstractNumId w:val="16"/>
  </w:num>
  <w:num w:numId="11" w16cid:durableId="33429444">
    <w:abstractNumId w:val="20"/>
  </w:num>
  <w:num w:numId="12" w16cid:durableId="1637177663">
    <w:abstractNumId w:val="0"/>
  </w:num>
  <w:num w:numId="13" w16cid:durableId="416172995">
    <w:abstractNumId w:val="7"/>
  </w:num>
  <w:num w:numId="14" w16cid:durableId="1755660067">
    <w:abstractNumId w:val="19"/>
  </w:num>
  <w:num w:numId="15" w16cid:durableId="1382175164">
    <w:abstractNumId w:val="3"/>
  </w:num>
  <w:num w:numId="16" w16cid:durableId="1285498661">
    <w:abstractNumId w:val="5"/>
  </w:num>
  <w:num w:numId="17" w16cid:durableId="513495739">
    <w:abstractNumId w:val="13"/>
  </w:num>
  <w:num w:numId="18" w16cid:durableId="1416978478">
    <w:abstractNumId w:val="21"/>
  </w:num>
  <w:num w:numId="19" w16cid:durableId="1645308272">
    <w:abstractNumId w:val="8"/>
  </w:num>
  <w:num w:numId="20" w16cid:durableId="883175470">
    <w:abstractNumId w:val="14"/>
  </w:num>
  <w:num w:numId="21" w16cid:durableId="724135995">
    <w:abstractNumId w:val="23"/>
  </w:num>
  <w:num w:numId="22" w16cid:durableId="111097865">
    <w:abstractNumId w:val="11"/>
  </w:num>
  <w:num w:numId="23" w16cid:durableId="1128014479">
    <w:abstractNumId w:val="22"/>
  </w:num>
  <w:num w:numId="24" w16cid:durableId="2146583129">
    <w:abstractNumId w:val="4"/>
  </w:num>
  <w:num w:numId="25" w16cid:durableId="20981150">
    <w:abstractNumId w:val="17"/>
  </w:num>
  <w:num w:numId="26" w16cid:durableId="983656444">
    <w:abstractNumId w:val="12"/>
  </w:num>
  <w:num w:numId="27" w16cid:durableId="19256016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Schultz">
    <w15:presenceInfo w15:providerId="AD" w15:userId="S::david.schultz@manchester.ac.uk::78e8b6ea-6591-47ce-b7ee-19307735b4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4&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item&gt;35&lt;/item&gt;&lt;/record-ids&gt;&lt;/item&gt;&lt;/Libraries&gt;"/>
  </w:docVars>
  <w:rsids>
    <w:rsidRoot w:val="0007740D"/>
    <w:rsid w:val="00004BE5"/>
    <w:rsid w:val="00011A06"/>
    <w:rsid w:val="0001318B"/>
    <w:rsid w:val="00017E05"/>
    <w:rsid w:val="00024C65"/>
    <w:rsid w:val="00025AB3"/>
    <w:rsid w:val="000270B2"/>
    <w:rsid w:val="00027964"/>
    <w:rsid w:val="00030FA9"/>
    <w:rsid w:val="0003550C"/>
    <w:rsid w:val="000361B3"/>
    <w:rsid w:val="00041D99"/>
    <w:rsid w:val="0006536F"/>
    <w:rsid w:val="00071E43"/>
    <w:rsid w:val="000754DE"/>
    <w:rsid w:val="0007740D"/>
    <w:rsid w:val="00085EB6"/>
    <w:rsid w:val="0008715B"/>
    <w:rsid w:val="000941CD"/>
    <w:rsid w:val="00094259"/>
    <w:rsid w:val="00094791"/>
    <w:rsid w:val="00094BE6"/>
    <w:rsid w:val="000950A1"/>
    <w:rsid w:val="000A0F76"/>
    <w:rsid w:val="000A25D9"/>
    <w:rsid w:val="000A531E"/>
    <w:rsid w:val="000A5352"/>
    <w:rsid w:val="000B0735"/>
    <w:rsid w:val="000B10FB"/>
    <w:rsid w:val="000B7087"/>
    <w:rsid w:val="000C388B"/>
    <w:rsid w:val="000C606B"/>
    <w:rsid w:val="000C76EC"/>
    <w:rsid w:val="000D62C6"/>
    <w:rsid w:val="000D73D4"/>
    <w:rsid w:val="000E016E"/>
    <w:rsid w:val="000E126D"/>
    <w:rsid w:val="000E4AE1"/>
    <w:rsid w:val="000F44E3"/>
    <w:rsid w:val="000F6EEE"/>
    <w:rsid w:val="00107CE4"/>
    <w:rsid w:val="00121833"/>
    <w:rsid w:val="0012504D"/>
    <w:rsid w:val="00130811"/>
    <w:rsid w:val="001321C5"/>
    <w:rsid w:val="00136A6D"/>
    <w:rsid w:val="00136AF7"/>
    <w:rsid w:val="00136CC3"/>
    <w:rsid w:val="00153C77"/>
    <w:rsid w:val="00156540"/>
    <w:rsid w:val="001630B2"/>
    <w:rsid w:val="00165199"/>
    <w:rsid w:val="00172CDC"/>
    <w:rsid w:val="00177B3B"/>
    <w:rsid w:val="00181E89"/>
    <w:rsid w:val="00185FF9"/>
    <w:rsid w:val="001879B4"/>
    <w:rsid w:val="001906A5"/>
    <w:rsid w:val="00190B5A"/>
    <w:rsid w:val="00191F9F"/>
    <w:rsid w:val="00192B56"/>
    <w:rsid w:val="001971AE"/>
    <w:rsid w:val="001B7101"/>
    <w:rsid w:val="001B74A3"/>
    <w:rsid w:val="001C2505"/>
    <w:rsid w:val="001C5D85"/>
    <w:rsid w:val="001C6E71"/>
    <w:rsid w:val="001C725F"/>
    <w:rsid w:val="001D3710"/>
    <w:rsid w:val="001D77D5"/>
    <w:rsid w:val="001E63ED"/>
    <w:rsid w:val="001E7A20"/>
    <w:rsid w:val="001F3A3D"/>
    <w:rsid w:val="00202EE1"/>
    <w:rsid w:val="00204ED6"/>
    <w:rsid w:val="00221736"/>
    <w:rsid w:val="002223DB"/>
    <w:rsid w:val="00222BCA"/>
    <w:rsid w:val="0022320F"/>
    <w:rsid w:val="002258AE"/>
    <w:rsid w:val="002260D1"/>
    <w:rsid w:val="00226CCA"/>
    <w:rsid w:val="00231B7A"/>
    <w:rsid w:val="00235ABB"/>
    <w:rsid w:val="002440A3"/>
    <w:rsid w:val="002452DF"/>
    <w:rsid w:val="0024737B"/>
    <w:rsid w:val="00251BEA"/>
    <w:rsid w:val="002537A0"/>
    <w:rsid w:val="00257B37"/>
    <w:rsid w:val="0026391A"/>
    <w:rsid w:val="0027063E"/>
    <w:rsid w:val="002739BE"/>
    <w:rsid w:val="00282C64"/>
    <w:rsid w:val="00283E16"/>
    <w:rsid w:val="00287B2C"/>
    <w:rsid w:val="0029036A"/>
    <w:rsid w:val="00292C23"/>
    <w:rsid w:val="002958DC"/>
    <w:rsid w:val="002A1CBB"/>
    <w:rsid w:val="002A3F77"/>
    <w:rsid w:val="002A6B2B"/>
    <w:rsid w:val="002B0396"/>
    <w:rsid w:val="002B4A3B"/>
    <w:rsid w:val="002B5E90"/>
    <w:rsid w:val="002C092F"/>
    <w:rsid w:val="002C2DD3"/>
    <w:rsid w:val="002C4C54"/>
    <w:rsid w:val="002D1090"/>
    <w:rsid w:val="002D4378"/>
    <w:rsid w:val="002D68FC"/>
    <w:rsid w:val="002D70F1"/>
    <w:rsid w:val="002E00C9"/>
    <w:rsid w:val="002E00F6"/>
    <w:rsid w:val="002E1C13"/>
    <w:rsid w:val="002E1D64"/>
    <w:rsid w:val="002E3AD0"/>
    <w:rsid w:val="002E5D0B"/>
    <w:rsid w:val="002E63DD"/>
    <w:rsid w:val="002F345F"/>
    <w:rsid w:val="002F5B5C"/>
    <w:rsid w:val="002F71F1"/>
    <w:rsid w:val="002F7361"/>
    <w:rsid w:val="003007E6"/>
    <w:rsid w:val="00302AC5"/>
    <w:rsid w:val="00305105"/>
    <w:rsid w:val="00306F87"/>
    <w:rsid w:val="00310CF6"/>
    <w:rsid w:val="0031235F"/>
    <w:rsid w:val="003140BB"/>
    <w:rsid w:val="00315AD9"/>
    <w:rsid w:val="003178A6"/>
    <w:rsid w:val="00322C33"/>
    <w:rsid w:val="003234DF"/>
    <w:rsid w:val="003239B0"/>
    <w:rsid w:val="003253DA"/>
    <w:rsid w:val="003300A3"/>
    <w:rsid w:val="0033387E"/>
    <w:rsid w:val="00334B51"/>
    <w:rsid w:val="00335941"/>
    <w:rsid w:val="003448B1"/>
    <w:rsid w:val="00346411"/>
    <w:rsid w:val="00347B04"/>
    <w:rsid w:val="00353D47"/>
    <w:rsid w:val="0035469F"/>
    <w:rsid w:val="003546C8"/>
    <w:rsid w:val="00355451"/>
    <w:rsid w:val="00361088"/>
    <w:rsid w:val="00363721"/>
    <w:rsid w:val="00364DCE"/>
    <w:rsid w:val="0036676D"/>
    <w:rsid w:val="00376094"/>
    <w:rsid w:val="003765B0"/>
    <w:rsid w:val="00377C84"/>
    <w:rsid w:val="00381A21"/>
    <w:rsid w:val="00381AC3"/>
    <w:rsid w:val="00381E72"/>
    <w:rsid w:val="00392ACD"/>
    <w:rsid w:val="0039476B"/>
    <w:rsid w:val="003A3C19"/>
    <w:rsid w:val="003A5BA1"/>
    <w:rsid w:val="003A5BEB"/>
    <w:rsid w:val="003B6835"/>
    <w:rsid w:val="003C1C5D"/>
    <w:rsid w:val="003C4B94"/>
    <w:rsid w:val="003D03B2"/>
    <w:rsid w:val="003D0991"/>
    <w:rsid w:val="003D4737"/>
    <w:rsid w:val="003D61D7"/>
    <w:rsid w:val="003E0515"/>
    <w:rsid w:val="003E0F2C"/>
    <w:rsid w:val="003E4ABA"/>
    <w:rsid w:val="003E5021"/>
    <w:rsid w:val="003E6CFE"/>
    <w:rsid w:val="003F1EE8"/>
    <w:rsid w:val="003F7347"/>
    <w:rsid w:val="00401725"/>
    <w:rsid w:val="00403391"/>
    <w:rsid w:val="00404583"/>
    <w:rsid w:val="004116A9"/>
    <w:rsid w:val="00413478"/>
    <w:rsid w:val="0041585C"/>
    <w:rsid w:val="00416FC4"/>
    <w:rsid w:val="004364DC"/>
    <w:rsid w:val="00436E56"/>
    <w:rsid w:val="00441C92"/>
    <w:rsid w:val="004438A9"/>
    <w:rsid w:val="004440CD"/>
    <w:rsid w:val="0044609B"/>
    <w:rsid w:val="00446448"/>
    <w:rsid w:val="00446909"/>
    <w:rsid w:val="00447889"/>
    <w:rsid w:val="0045314D"/>
    <w:rsid w:val="004533BD"/>
    <w:rsid w:val="00455C61"/>
    <w:rsid w:val="00460D8E"/>
    <w:rsid w:val="004613EF"/>
    <w:rsid w:val="00471420"/>
    <w:rsid w:val="004728A6"/>
    <w:rsid w:val="004729E0"/>
    <w:rsid w:val="00474B84"/>
    <w:rsid w:val="00476207"/>
    <w:rsid w:val="0048090E"/>
    <w:rsid w:val="00486279"/>
    <w:rsid w:val="00491E19"/>
    <w:rsid w:val="004939DE"/>
    <w:rsid w:val="00496751"/>
    <w:rsid w:val="00497173"/>
    <w:rsid w:val="004A1A55"/>
    <w:rsid w:val="004A267C"/>
    <w:rsid w:val="004A30B5"/>
    <w:rsid w:val="004A554E"/>
    <w:rsid w:val="004A611B"/>
    <w:rsid w:val="004A7611"/>
    <w:rsid w:val="004B48FD"/>
    <w:rsid w:val="004C30E1"/>
    <w:rsid w:val="004C3BE5"/>
    <w:rsid w:val="004C5284"/>
    <w:rsid w:val="004C5369"/>
    <w:rsid w:val="004C64CD"/>
    <w:rsid w:val="004C70B4"/>
    <w:rsid w:val="004C70C9"/>
    <w:rsid w:val="004D0F3A"/>
    <w:rsid w:val="004D2B58"/>
    <w:rsid w:val="004D4749"/>
    <w:rsid w:val="004E1752"/>
    <w:rsid w:val="004E2FA4"/>
    <w:rsid w:val="004E6726"/>
    <w:rsid w:val="004F5AB4"/>
    <w:rsid w:val="00500119"/>
    <w:rsid w:val="00504FCE"/>
    <w:rsid w:val="00514267"/>
    <w:rsid w:val="00514F28"/>
    <w:rsid w:val="0051742A"/>
    <w:rsid w:val="0052752D"/>
    <w:rsid w:val="00535B2F"/>
    <w:rsid w:val="00537177"/>
    <w:rsid w:val="005415B9"/>
    <w:rsid w:val="0054443D"/>
    <w:rsid w:val="005462B2"/>
    <w:rsid w:val="00555A42"/>
    <w:rsid w:val="00557D4B"/>
    <w:rsid w:val="00562AAD"/>
    <w:rsid w:val="00563420"/>
    <w:rsid w:val="00563AF0"/>
    <w:rsid w:val="005679DE"/>
    <w:rsid w:val="00570320"/>
    <w:rsid w:val="00585FEE"/>
    <w:rsid w:val="00586BFD"/>
    <w:rsid w:val="00593AB3"/>
    <w:rsid w:val="00595410"/>
    <w:rsid w:val="005A1137"/>
    <w:rsid w:val="005A2B67"/>
    <w:rsid w:val="005A71D1"/>
    <w:rsid w:val="005B5753"/>
    <w:rsid w:val="005C01E7"/>
    <w:rsid w:val="005C293F"/>
    <w:rsid w:val="005D181E"/>
    <w:rsid w:val="005D2971"/>
    <w:rsid w:val="005D4D27"/>
    <w:rsid w:val="005E1652"/>
    <w:rsid w:val="005E3BC6"/>
    <w:rsid w:val="00600067"/>
    <w:rsid w:val="0060325C"/>
    <w:rsid w:val="00611A0A"/>
    <w:rsid w:val="0061284A"/>
    <w:rsid w:val="0061294A"/>
    <w:rsid w:val="00614FA3"/>
    <w:rsid w:val="00615380"/>
    <w:rsid w:val="00620AF2"/>
    <w:rsid w:val="00637541"/>
    <w:rsid w:val="0064538E"/>
    <w:rsid w:val="00645CDB"/>
    <w:rsid w:val="006461AF"/>
    <w:rsid w:val="006518C2"/>
    <w:rsid w:val="006565FF"/>
    <w:rsid w:val="00656C24"/>
    <w:rsid w:val="00665337"/>
    <w:rsid w:val="0066746E"/>
    <w:rsid w:val="0067631A"/>
    <w:rsid w:val="0067689A"/>
    <w:rsid w:val="0067745B"/>
    <w:rsid w:val="00695A8A"/>
    <w:rsid w:val="00696772"/>
    <w:rsid w:val="006B3FBD"/>
    <w:rsid w:val="006D4B8F"/>
    <w:rsid w:val="006D6354"/>
    <w:rsid w:val="006E58A3"/>
    <w:rsid w:val="006F03B7"/>
    <w:rsid w:val="006F1299"/>
    <w:rsid w:val="006F6747"/>
    <w:rsid w:val="00703BD5"/>
    <w:rsid w:val="00706E9C"/>
    <w:rsid w:val="007103A0"/>
    <w:rsid w:val="007169D9"/>
    <w:rsid w:val="007218F2"/>
    <w:rsid w:val="00721F8A"/>
    <w:rsid w:val="00722D1F"/>
    <w:rsid w:val="007234D0"/>
    <w:rsid w:val="00730CAA"/>
    <w:rsid w:val="007343AA"/>
    <w:rsid w:val="00737BD4"/>
    <w:rsid w:val="0074129A"/>
    <w:rsid w:val="007439C4"/>
    <w:rsid w:val="0075067E"/>
    <w:rsid w:val="00760469"/>
    <w:rsid w:val="007644FC"/>
    <w:rsid w:val="0077450A"/>
    <w:rsid w:val="007800CF"/>
    <w:rsid w:val="00784F77"/>
    <w:rsid w:val="00795EE8"/>
    <w:rsid w:val="007A304D"/>
    <w:rsid w:val="007C02DF"/>
    <w:rsid w:val="007C17B4"/>
    <w:rsid w:val="007C1BAA"/>
    <w:rsid w:val="007C5BEF"/>
    <w:rsid w:val="007C6751"/>
    <w:rsid w:val="007D402C"/>
    <w:rsid w:val="007D724D"/>
    <w:rsid w:val="007E2723"/>
    <w:rsid w:val="007E36E7"/>
    <w:rsid w:val="007E70F9"/>
    <w:rsid w:val="0080042C"/>
    <w:rsid w:val="00801362"/>
    <w:rsid w:val="00805B02"/>
    <w:rsid w:val="0081047F"/>
    <w:rsid w:val="00824CC5"/>
    <w:rsid w:val="008255E8"/>
    <w:rsid w:val="008333A7"/>
    <w:rsid w:val="00836628"/>
    <w:rsid w:val="008424BF"/>
    <w:rsid w:val="0084331C"/>
    <w:rsid w:val="00851560"/>
    <w:rsid w:val="00852F6F"/>
    <w:rsid w:val="00853303"/>
    <w:rsid w:val="008536CB"/>
    <w:rsid w:val="008609D7"/>
    <w:rsid w:val="00865A36"/>
    <w:rsid w:val="00872298"/>
    <w:rsid w:val="00873B18"/>
    <w:rsid w:val="008760A3"/>
    <w:rsid w:val="00877149"/>
    <w:rsid w:val="00893DFC"/>
    <w:rsid w:val="00893F9C"/>
    <w:rsid w:val="00894BAA"/>
    <w:rsid w:val="00895F63"/>
    <w:rsid w:val="008A1C6B"/>
    <w:rsid w:val="008B59AB"/>
    <w:rsid w:val="008C06B3"/>
    <w:rsid w:val="008C386E"/>
    <w:rsid w:val="008C5C50"/>
    <w:rsid w:val="008D01CE"/>
    <w:rsid w:val="008D177E"/>
    <w:rsid w:val="008E0974"/>
    <w:rsid w:val="008E1B16"/>
    <w:rsid w:val="008E33AC"/>
    <w:rsid w:val="008E3A85"/>
    <w:rsid w:val="008E481C"/>
    <w:rsid w:val="008F2DD0"/>
    <w:rsid w:val="008F4316"/>
    <w:rsid w:val="00902220"/>
    <w:rsid w:val="009035A4"/>
    <w:rsid w:val="00907AF8"/>
    <w:rsid w:val="00914E0C"/>
    <w:rsid w:val="00914FCF"/>
    <w:rsid w:val="00916F6A"/>
    <w:rsid w:val="0091757B"/>
    <w:rsid w:val="00920496"/>
    <w:rsid w:val="00922DC5"/>
    <w:rsid w:val="00926280"/>
    <w:rsid w:val="0093365B"/>
    <w:rsid w:val="00941549"/>
    <w:rsid w:val="00953313"/>
    <w:rsid w:val="00962C1A"/>
    <w:rsid w:val="0096508E"/>
    <w:rsid w:val="0096631A"/>
    <w:rsid w:val="00966349"/>
    <w:rsid w:val="00971DED"/>
    <w:rsid w:val="009764D8"/>
    <w:rsid w:val="00982753"/>
    <w:rsid w:val="00985D9F"/>
    <w:rsid w:val="009875AF"/>
    <w:rsid w:val="009A5FDC"/>
    <w:rsid w:val="009A77D4"/>
    <w:rsid w:val="009B0E3D"/>
    <w:rsid w:val="009B31F4"/>
    <w:rsid w:val="009B3918"/>
    <w:rsid w:val="009B3CC4"/>
    <w:rsid w:val="009B4CFA"/>
    <w:rsid w:val="009B5E54"/>
    <w:rsid w:val="009C4B09"/>
    <w:rsid w:val="009C5F13"/>
    <w:rsid w:val="009C67D7"/>
    <w:rsid w:val="009D13D4"/>
    <w:rsid w:val="009D7C44"/>
    <w:rsid w:val="009E5A56"/>
    <w:rsid w:val="009E7B5E"/>
    <w:rsid w:val="009F7EBB"/>
    <w:rsid w:val="00A11723"/>
    <w:rsid w:val="00A135E4"/>
    <w:rsid w:val="00A163DC"/>
    <w:rsid w:val="00A2554E"/>
    <w:rsid w:val="00A30C85"/>
    <w:rsid w:val="00A3758E"/>
    <w:rsid w:val="00A37FEA"/>
    <w:rsid w:val="00A46AF3"/>
    <w:rsid w:val="00A4785A"/>
    <w:rsid w:val="00A54765"/>
    <w:rsid w:val="00A60EFB"/>
    <w:rsid w:val="00A6775C"/>
    <w:rsid w:val="00A743EE"/>
    <w:rsid w:val="00A748A5"/>
    <w:rsid w:val="00A754FE"/>
    <w:rsid w:val="00A83471"/>
    <w:rsid w:val="00A85A31"/>
    <w:rsid w:val="00A85C83"/>
    <w:rsid w:val="00A9356C"/>
    <w:rsid w:val="00A9700E"/>
    <w:rsid w:val="00AA0B60"/>
    <w:rsid w:val="00AA2526"/>
    <w:rsid w:val="00AA2F0B"/>
    <w:rsid w:val="00AC016B"/>
    <w:rsid w:val="00AC40DC"/>
    <w:rsid w:val="00AD019E"/>
    <w:rsid w:val="00AD3EA4"/>
    <w:rsid w:val="00AD7C88"/>
    <w:rsid w:val="00AE258B"/>
    <w:rsid w:val="00AE3256"/>
    <w:rsid w:val="00AE47BE"/>
    <w:rsid w:val="00AF42F6"/>
    <w:rsid w:val="00AF4B94"/>
    <w:rsid w:val="00B041C6"/>
    <w:rsid w:val="00B04EE2"/>
    <w:rsid w:val="00B14FCE"/>
    <w:rsid w:val="00B179C6"/>
    <w:rsid w:val="00B17A72"/>
    <w:rsid w:val="00B2217E"/>
    <w:rsid w:val="00B25662"/>
    <w:rsid w:val="00B268E1"/>
    <w:rsid w:val="00B26E7F"/>
    <w:rsid w:val="00B279F0"/>
    <w:rsid w:val="00B34DBA"/>
    <w:rsid w:val="00B35652"/>
    <w:rsid w:val="00B35E8E"/>
    <w:rsid w:val="00B4056A"/>
    <w:rsid w:val="00B434A3"/>
    <w:rsid w:val="00B4388D"/>
    <w:rsid w:val="00B4587E"/>
    <w:rsid w:val="00B47FF7"/>
    <w:rsid w:val="00B522F1"/>
    <w:rsid w:val="00B53516"/>
    <w:rsid w:val="00B5404F"/>
    <w:rsid w:val="00B54BC1"/>
    <w:rsid w:val="00B550C4"/>
    <w:rsid w:val="00B552BF"/>
    <w:rsid w:val="00B611B6"/>
    <w:rsid w:val="00B63F44"/>
    <w:rsid w:val="00B7186F"/>
    <w:rsid w:val="00B71970"/>
    <w:rsid w:val="00B741C9"/>
    <w:rsid w:val="00B74A52"/>
    <w:rsid w:val="00B76595"/>
    <w:rsid w:val="00B76AE1"/>
    <w:rsid w:val="00B86AB2"/>
    <w:rsid w:val="00B91C97"/>
    <w:rsid w:val="00B91D16"/>
    <w:rsid w:val="00B93486"/>
    <w:rsid w:val="00B9398D"/>
    <w:rsid w:val="00BA10FB"/>
    <w:rsid w:val="00BB111B"/>
    <w:rsid w:val="00BB1FC5"/>
    <w:rsid w:val="00BB56D1"/>
    <w:rsid w:val="00BB733A"/>
    <w:rsid w:val="00BB7F1A"/>
    <w:rsid w:val="00BC72AF"/>
    <w:rsid w:val="00BD1A7E"/>
    <w:rsid w:val="00BD2344"/>
    <w:rsid w:val="00BE1BD6"/>
    <w:rsid w:val="00BE3123"/>
    <w:rsid w:val="00BF4936"/>
    <w:rsid w:val="00C1314F"/>
    <w:rsid w:val="00C17F4A"/>
    <w:rsid w:val="00C24B30"/>
    <w:rsid w:val="00C2517F"/>
    <w:rsid w:val="00C35669"/>
    <w:rsid w:val="00C40C3C"/>
    <w:rsid w:val="00C415EE"/>
    <w:rsid w:val="00C42076"/>
    <w:rsid w:val="00C45920"/>
    <w:rsid w:val="00C51A9C"/>
    <w:rsid w:val="00C52CDE"/>
    <w:rsid w:val="00C54248"/>
    <w:rsid w:val="00C542E6"/>
    <w:rsid w:val="00C60E67"/>
    <w:rsid w:val="00C66134"/>
    <w:rsid w:val="00C66FEB"/>
    <w:rsid w:val="00C67254"/>
    <w:rsid w:val="00C6751A"/>
    <w:rsid w:val="00C70AAA"/>
    <w:rsid w:val="00C77AAB"/>
    <w:rsid w:val="00C8001F"/>
    <w:rsid w:val="00C8386E"/>
    <w:rsid w:val="00C90857"/>
    <w:rsid w:val="00C9685E"/>
    <w:rsid w:val="00C978DE"/>
    <w:rsid w:val="00CA0066"/>
    <w:rsid w:val="00CA2906"/>
    <w:rsid w:val="00CA2F6F"/>
    <w:rsid w:val="00CB1935"/>
    <w:rsid w:val="00CB2DA4"/>
    <w:rsid w:val="00CB619A"/>
    <w:rsid w:val="00CC1410"/>
    <w:rsid w:val="00CC2F4D"/>
    <w:rsid w:val="00CD4610"/>
    <w:rsid w:val="00CD4C14"/>
    <w:rsid w:val="00CD4DFD"/>
    <w:rsid w:val="00CD603E"/>
    <w:rsid w:val="00CE04DC"/>
    <w:rsid w:val="00CE119A"/>
    <w:rsid w:val="00CE311A"/>
    <w:rsid w:val="00CE50BC"/>
    <w:rsid w:val="00CF6F50"/>
    <w:rsid w:val="00CF7BB1"/>
    <w:rsid w:val="00D026DB"/>
    <w:rsid w:val="00D03DE5"/>
    <w:rsid w:val="00D0506E"/>
    <w:rsid w:val="00D11BF6"/>
    <w:rsid w:val="00D122F0"/>
    <w:rsid w:val="00D213AD"/>
    <w:rsid w:val="00D21C0A"/>
    <w:rsid w:val="00D243FF"/>
    <w:rsid w:val="00D26C8A"/>
    <w:rsid w:val="00D272ED"/>
    <w:rsid w:val="00D27C72"/>
    <w:rsid w:val="00D30E51"/>
    <w:rsid w:val="00D400D1"/>
    <w:rsid w:val="00D43ED1"/>
    <w:rsid w:val="00D45DAC"/>
    <w:rsid w:val="00D503E3"/>
    <w:rsid w:val="00D5599A"/>
    <w:rsid w:val="00D56714"/>
    <w:rsid w:val="00D56BC3"/>
    <w:rsid w:val="00D57B90"/>
    <w:rsid w:val="00D6335F"/>
    <w:rsid w:val="00D74B58"/>
    <w:rsid w:val="00D85377"/>
    <w:rsid w:val="00D90AF2"/>
    <w:rsid w:val="00D924CC"/>
    <w:rsid w:val="00D943CA"/>
    <w:rsid w:val="00D95992"/>
    <w:rsid w:val="00D97040"/>
    <w:rsid w:val="00DB56CD"/>
    <w:rsid w:val="00DB5B85"/>
    <w:rsid w:val="00DD23A7"/>
    <w:rsid w:val="00DD5262"/>
    <w:rsid w:val="00DD56EC"/>
    <w:rsid w:val="00DD7AD0"/>
    <w:rsid w:val="00DE223A"/>
    <w:rsid w:val="00DE739C"/>
    <w:rsid w:val="00DE7E1A"/>
    <w:rsid w:val="00DF477F"/>
    <w:rsid w:val="00E004D4"/>
    <w:rsid w:val="00E00E7D"/>
    <w:rsid w:val="00E01233"/>
    <w:rsid w:val="00E0133E"/>
    <w:rsid w:val="00E03534"/>
    <w:rsid w:val="00E0498A"/>
    <w:rsid w:val="00E1001D"/>
    <w:rsid w:val="00E1032E"/>
    <w:rsid w:val="00E1372C"/>
    <w:rsid w:val="00E14DCA"/>
    <w:rsid w:val="00E215B5"/>
    <w:rsid w:val="00E27604"/>
    <w:rsid w:val="00E27996"/>
    <w:rsid w:val="00E311A9"/>
    <w:rsid w:val="00E3223F"/>
    <w:rsid w:val="00E331C8"/>
    <w:rsid w:val="00E34AC3"/>
    <w:rsid w:val="00E36361"/>
    <w:rsid w:val="00E36C22"/>
    <w:rsid w:val="00E423EB"/>
    <w:rsid w:val="00E45CD0"/>
    <w:rsid w:val="00E45F76"/>
    <w:rsid w:val="00E52101"/>
    <w:rsid w:val="00E53C35"/>
    <w:rsid w:val="00E53FE6"/>
    <w:rsid w:val="00E63E3E"/>
    <w:rsid w:val="00E647EA"/>
    <w:rsid w:val="00E75C5A"/>
    <w:rsid w:val="00E778AF"/>
    <w:rsid w:val="00E96799"/>
    <w:rsid w:val="00EA33F0"/>
    <w:rsid w:val="00EA5EAC"/>
    <w:rsid w:val="00EB1AA1"/>
    <w:rsid w:val="00EB7F0C"/>
    <w:rsid w:val="00EC0DA1"/>
    <w:rsid w:val="00EC26FA"/>
    <w:rsid w:val="00EC3ACC"/>
    <w:rsid w:val="00EC6871"/>
    <w:rsid w:val="00ED4430"/>
    <w:rsid w:val="00EE0758"/>
    <w:rsid w:val="00EE3189"/>
    <w:rsid w:val="00EE3CB6"/>
    <w:rsid w:val="00EF0283"/>
    <w:rsid w:val="00EF2340"/>
    <w:rsid w:val="00EF3393"/>
    <w:rsid w:val="00EF5FFF"/>
    <w:rsid w:val="00F03C5B"/>
    <w:rsid w:val="00F11C69"/>
    <w:rsid w:val="00F206C5"/>
    <w:rsid w:val="00F23657"/>
    <w:rsid w:val="00F3032F"/>
    <w:rsid w:val="00F35092"/>
    <w:rsid w:val="00F37D94"/>
    <w:rsid w:val="00F447DF"/>
    <w:rsid w:val="00F45730"/>
    <w:rsid w:val="00F47804"/>
    <w:rsid w:val="00F53A70"/>
    <w:rsid w:val="00F57EEB"/>
    <w:rsid w:val="00F60AE8"/>
    <w:rsid w:val="00F60CFF"/>
    <w:rsid w:val="00F702BF"/>
    <w:rsid w:val="00F722CE"/>
    <w:rsid w:val="00F72D88"/>
    <w:rsid w:val="00F7353D"/>
    <w:rsid w:val="00F74BDF"/>
    <w:rsid w:val="00F769B7"/>
    <w:rsid w:val="00F771E8"/>
    <w:rsid w:val="00F80F42"/>
    <w:rsid w:val="00F82024"/>
    <w:rsid w:val="00F9236D"/>
    <w:rsid w:val="00F97E47"/>
    <w:rsid w:val="00FA3547"/>
    <w:rsid w:val="00FA69EF"/>
    <w:rsid w:val="00FA6EFC"/>
    <w:rsid w:val="00FB0394"/>
    <w:rsid w:val="00FB2131"/>
    <w:rsid w:val="00FB3026"/>
    <w:rsid w:val="00FB455C"/>
    <w:rsid w:val="00FB4673"/>
    <w:rsid w:val="00FD1999"/>
    <w:rsid w:val="00FD79BC"/>
    <w:rsid w:val="00FE0214"/>
    <w:rsid w:val="00FE60D3"/>
    <w:rsid w:val="00FF24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w:basedOn w:val="Normal"/>
    <w:next w:val="Normal"/>
    <w:link w:val="Heading1Char"/>
    <w:uiPriority w:val="9"/>
    <w:qFormat/>
    <w:rsid w:val="00865A36"/>
    <w:pPr>
      <w:keepNext/>
      <w:keepLines/>
      <w:spacing w:before="360" w:after="80"/>
      <w:jc w:val="center"/>
      <w:outlineLvl w:val="0"/>
    </w:pPr>
    <w:rPr>
      <w:rFonts w:ascii="Times New Roman" w:eastAsiaTheme="majorEastAsia" w:hAnsi="Times New Roman" w:cstheme="majorBidi"/>
      <w:sz w:val="24"/>
      <w:szCs w:val="40"/>
    </w:rPr>
  </w:style>
  <w:style w:type="paragraph" w:styleId="Heading2">
    <w:name w:val="heading 2"/>
    <w:basedOn w:val="Normal"/>
    <w:next w:val="Normal"/>
    <w:link w:val="Heading2Char"/>
    <w:uiPriority w:val="9"/>
    <w:unhideWhenUsed/>
    <w:qFormat/>
    <w:rsid w:val="00865A36"/>
    <w:pPr>
      <w:keepNext/>
      <w:keepLines/>
      <w:spacing w:before="160" w:after="80"/>
      <w:ind w:left="708"/>
      <w:outlineLvl w:val="1"/>
    </w:pPr>
    <w:rPr>
      <w:rFonts w:ascii="Times New Roman" w:eastAsiaTheme="majorEastAsia" w:hAnsi="Times New Roman" w:cstheme="majorBidi"/>
      <w:i/>
      <w:sz w:val="24"/>
      <w:szCs w:val="32"/>
    </w:rPr>
  </w:style>
  <w:style w:type="paragraph" w:styleId="Heading3">
    <w:name w:val="heading 3"/>
    <w:basedOn w:val="Normal"/>
    <w:next w:val="Normal"/>
    <w:link w:val="Heading3Char"/>
    <w:uiPriority w:val="9"/>
    <w:unhideWhenUsed/>
    <w:qFormat/>
    <w:rsid w:val="00865A36"/>
    <w:pPr>
      <w:keepNext/>
      <w:keepLines/>
      <w:spacing w:before="160" w:after="80"/>
      <w:ind w:left="708"/>
      <w:outlineLvl w:val="2"/>
    </w:pPr>
    <w:rPr>
      <w:rFonts w:ascii="Times New Roman" w:eastAsiaTheme="majorEastAsia" w:hAnsi="Times New Roman" w:cstheme="majorBidi"/>
      <w:i/>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865A36"/>
    <w:rPr>
      <w:rFonts w:ascii="Times New Roman" w:eastAsiaTheme="majorEastAsia" w:hAnsi="Times New Roman" w:cstheme="majorBidi"/>
      <w:sz w:val="24"/>
      <w:szCs w:val="40"/>
    </w:rPr>
  </w:style>
  <w:style w:type="character" w:customStyle="1" w:styleId="Heading2Char">
    <w:name w:val="Heading 2 Char"/>
    <w:basedOn w:val="DefaultParagraphFont"/>
    <w:link w:val="Heading2"/>
    <w:uiPriority w:val="9"/>
    <w:rsid w:val="00865A36"/>
    <w:rPr>
      <w:rFonts w:ascii="Times New Roman" w:eastAsiaTheme="majorEastAsia" w:hAnsi="Times New Roman" w:cstheme="majorBidi"/>
      <w:i/>
      <w:sz w:val="24"/>
      <w:szCs w:val="32"/>
    </w:rPr>
  </w:style>
  <w:style w:type="character" w:customStyle="1" w:styleId="Heading3Char">
    <w:name w:val="Heading 3 Char"/>
    <w:basedOn w:val="DefaultParagraphFont"/>
    <w:link w:val="Heading3"/>
    <w:uiPriority w:val="9"/>
    <w:rsid w:val="00865A36"/>
    <w:rPr>
      <w:rFonts w:ascii="Times New Roman" w:eastAsiaTheme="majorEastAsia" w:hAnsi="Times New Roman" w:cstheme="majorBidi"/>
      <w:i/>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33387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65A36"/>
    <w:pPr>
      <w:spacing w:after="100"/>
    </w:pPr>
  </w:style>
  <w:style w:type="paragraph" w:styleId="TOC2">
    <w:name w:val="toc 2"/>
    <w:basedOn w:val="Normal"/>
    <w:next w:val="Normal"/>
    <w:autoRedefine/>
    <w:uiPriority w:val="39"/>
    <w:unhideWhenUsed/>
    <w:rsid w:val="00865A36"/>
    <w:pPr>
      <w:spacing w:after="100"/>
      <w:ind w:left="220"/>
    </w:pPr>
  </w:style>
  <w:style w:type="paragraph" w:styleId="TOC3">
    <w:name w:val="toc 3"/>
    <w:basedOn w:val="Normal"/>
    <w:next w:val="Normal"/>
    <w:autoRedefine/>
    <w:uiPriority w:val="39"/>
    <w:unhideWhenUsed/>
    <w:rsid w:val="00656C24"/>
    <w:pPr>
      <w:spacing w:after="100"/>
      <w:ind w:left="440"/>
    </w:pPr>
  </w:style>
  <w:style w:type="paragraph" w:styleId="Header">
    <w:name w:val="header"/>
    <w:basedOn w:val="Normal"/>
    <w:link w:val="HeaderChar"/>
    <w:uiPriority w:val="99"/>
    <w:unhideWhenUsed/>
    <w:rsid w:val="00853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6CB"/>
  </w:style>
  <w:style w:type="paragraph" w:styleId="Footer">
    <w:name w:val="footer"/>
    <w:basedOn w:val="Normal"/>
    <w:link w:val="FooterChar"/>
    <w:uiPriority w:val="99"/>
    <w:unhideWhenUsed/>
    <w:rsid w:val="00853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6CB"/>
  </w:style>
  <w:style w:type="paragraph" w:styleId="Caption">
    <w:name w:val="caption"/>
    <w:basedOn w:val="Normal"/>
    <w:next w:val="Normal"/>
    <w:uiPriority w:val="35"/>
    <w:unhideWhenUsed/>
    <w:qFormat/>
    <w:rsid w:val="001321C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75C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github.com/esteban-russi/sentinel2-dl-deforestatio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7508</TotalTime>
  <Pages>1</Pages>
  <Words>14011</Words>
  <Characters>77066</Characters>
  <Application>Microsoft Office Word</Application>
  <DocSecurity>0</DocSecurity>
  <Lines>642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396</cp:revision>
  <cp:lastPrinted>2025-08-29T12:16:00Z</cp:lastPrinted>
  <dcterms:created xsi:type="dcterms:W3CDTF">2025-07-30T15:38:00Z</dcterms:created>
  <dcterms:modified xsi:type="dcterms:W3CDTF">2025-08-29T18:38:00Z</dcterms:modified>
</cp:coreProperties>
</file>